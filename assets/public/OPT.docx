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D32485" w:rsidR="00D32485" w:rsidP="00D32485" w:rsidRDefault="00D32485" w14:paraId="2632F925" w14:textId="27ADAE50">
      <w:pPr>
        <w:spacing w:after="0" w:line="240" w:lineRule="auto"/>
        <w:jc w:val="center"/>
        <w:rPr>
          <w:rFonts w:ascii="Arial" w:hAnsi="Arial" w:cs="Arial"/>
          <w:b w:val="1"/>
          <w:bCs w:val="1"/>
          <w:sz w:val="28"/>
          <w:szCs w:val="28"/>
        </w:rPr>
      </w:pPr>
      <w:r w:rsidRPr="5000F081" w:rsidR="00D32485">
        <w:rPr>
          <w:rFonts w:ascii="Arial" w:hAnsi="Arial" w:cs="Arial"/>
          <w:b w:val="1"/>
          <w:bCs w:val="1"/>
          <w:sz w:val="28"/>
          <w:szCs w:val="28"/>
        </w:rPr>
        <w:t xml:space="preserve">MOHAMED </w:t>
      </w:r>
      <w:r w:rsidRPr="5000F081" w:rsidR="00D32485">
        <w:rPr>
          <w:rFonts w:ascii="Arial" w:hAnsi="Arial" w:cs="Arial"/>
          <w:b w:val="1"/>
          <w:bCs w:val="1"/>
          <w:sz w:val="28"/>
          <w:szCs w:val="28"/>
        </w:rPr>
        <w:t>SOUEILEM</w:t>
      </w:r>
    </w:p>
    <w:p w:rsidR="00496082" w:rsidP="7462B3D6" w:rsidRDefault="00496082" w14:paraId="222E46FF" w14:textId="0D5BEBF2">
      <w:pPr>
        <w:spacing w:after="0" w:line="240" w:lineRule="auto"/>
        <w:jc w:val="center"/>
        <w:rPr>
          <w:rFonts w:ascii="Arial" w:hAnsi="Arial" w:cs="Arial"/>
          <w:sz w:val="20"/>
          <w:szCs w:val="20"/>
        </w:rPr>
      </w:pPr>
      <w:r w:rsidRPr="5E2DC35F" w:rsidR="00496082">
        <w:rPr>
          <w:rFonts w:ascii="Arial" w:hAnsi="Arial" w:cs="Arial"/>
          <w:sz w:val="20"/>
          <w:szCs w:val="20"/>
        </w:rPr>
        <w:t>641</w:t>
      </w:r>
      <w:r w:rsidRPr="5E2DC35F" w:rsidR="00496082">
        <w:rPr>
          <w:rFonts w:ascii="Arial" w:hAnsi="Arial" w:cs="Arial"/>
          <w:sz w:val="20"/>
          <w:szCs w:val="20"/>
        </w:rPr>
        <w:t>-</w:t>
      </w:r>
      <w:r w:rsidRPr="5E2DC35F" w:rsidR="00496082">
        <w:rPr>
          <w:rFonts w:ascii="Arial" w:hAnsi="Arial" w:cs="Arial"/>
          <w:sz w:val="20"/>
          <w:szCs w:val="20"/>
        </w:rPr>
        <w:t>819-1600</w:t>
      </w:r>
      <w:r w:rsidRPr="5E2DC35F" w:rsidR="00496082">
        <w:rPr>
          <w:rFonts w:ascii="Arial" w:hAnsi="Arial" w:cs="Arial"/>
          <w:sz w:val="20"/>
          <w:szCs w:val="20"/>
        </w:rPr>
        <w:t xml:space="preserve"> </w:t>
      </w:r>
      <w:r w:rsidRPr="5E2DC35F" w:rsidR="00496082">
        <w:rPr>
          <w:rFonts w:ascii="Symbol" w:hAnsi="Symbol" w:eastAsia="Symbol" w:cs="Symbol"/>
          <w:sz w:val="20"/>
          <w:szCs w:val="20"/>
        </w:rPr>
        <w:t>·</w:t>
      </w:r>
      <w:r w:rsidRPr="5E2DC35F" w:rsidR="00496082">
        <w:rPr>
          <w:rFonts w:ascii="Arial" w:hAnsi="Arial" w:cs="Arial"/>
          <w:sz w:val="20"/>
          <w:szCs w:val="20"/>
        </w:rPr>
        <w:t xml:space="preserve"> </w:t>
      </w:r>
      <w:r w:rsidRPr="5E2DC35F" w:rsidR="219754C7">
        <w:rPr>
          <w:rFonts w:ascii="Arial" w:hAnsi="Arial" w:cs="Arial"/>
          <w:sz w:val="20"/>
          <w:szCs w:val="20"/>
        </w:rPr>
        <w:t>Atlanta</w:t>
      </w:r>
      <w:r w:rsidRPr="5E2DC35F" w:rsidR="00D32485">
        <w:rPr>
          <w:rFonts w:ascii="Arial" w:hAnsi="Arial" w:cs="Arial"/>
          <w:sz w:val="20"/>
          <w:szCs w:val="20"/>
        </w:rPr>
        <w:t xml:space="preserve">, </w:t>
      </w:r>
      <w:r w:rsidRPr="5E2DC35F" w:rsidR="30B6420F">
        <w:rPr>
          <w:rFonts w:ascii="Arial" w:hAnsi="Arial" w:cs="Arial"/>
          <w:sz w:val="20"/>
          <w:szCs w:val="20"/>
        </w:rPr>
        <w:t>Georgia</w:t>
      </w:r>
      <w:r w:rsidRPr="5E2DC35F" w:rsidR="00D32485">
        <w:rPr>
          <w:rFonts w:ascii="Arial" w:hAnsi="Arial" w:cs="Arial"/>
          <w:sz w:val="20"/>
          <w:szCs w:val="20"/>
        </w:rPr>
        <w:t xml:space="preserve"> </w:t>
      </w:r>
      <w:r w:rsidRPr="5E2DC35F" w:rsidR="6A1C4825">
        <w:rPr>
          <w:rFonts w:ascii="Arial" w:hAnsi="Arial" w:cs="Arial"/>
          <w:sz w:val="20"/>
          <w:szCs w:val="20"/>
        </w:rPr>
        <w:t>303</w:t>
      </w:r>
      <w:r w:rsidRPr="5E2DC35F" w:rsidR="393F457F">
        <w:rPr>
          <w:rFonts w:ascii="Arial" w:hAnsi="Arial" w:cs="Arial"/>
          <w:sz w:val="20"/>
          <w:szCs w:val="20"/>
        </w:rPr>
        <w:t>29</w:t>
      </w:r>
    </w:p>
    <w:p w:rsidR="00F27A6C" w:rsidP="5000F081" w:rsidRDefault="00220D6F" w14:paraId="5B6262C0" w14:textId="34089FE3">
      <w:pPr>
        <w:pStyle w:val="Normal"/>
        <w:spacing w:after="0" w:line="240" w:lineRule="auto"/>
        <w:jc w:val="center"/>
        <w:rPr>
          <w:rFonts w:ascii="Arial" w:hAnsi="Arial" w:cs="Arial"/>
          <w:sz w:val="20"/>
          <w:szCs w:val="20"/>
        </w:rPr>
      </w:pPr>
      <w:r w:rsidRPr="23DD5F4E" w:rsidR="00D32485">
        <w:rPr>
          <w:rFonts w:ascii="Arial" w:hAnsi="Arial" w:cs="Arial"/>
          <w:sz w:val="20"/>
          <w:szCs w:val="20"/>
        </w:rPr>
        <w:t xml:space="preserve">       </w:t>
      </w:r>
      <w:hyperlink r:id="Rcf95b138435148c5">
        <w:r w:rsidRPr="23DD5F4E" w:rsidR="00D32485">
          <w:rPr>
            <w:rStyle w:val="Hyperlink"/>
            <w:rFonts w:ascii="Arial" w:hAnsi="Arial" w:cs="Arial"/>
            <w:sz w:val="20"/>
            <w:szCs w:val="20"/>
          </w:rPr>
          <w:t>mlsoueilem@gmail.com</w:t>
        </w:r>
      </w:hyperlink>
      <w:r w:rsidRPr="23DD5F4E" w:rsidR="00D32485">
        <w:rPr>
          <w:rFonts w:ascii="Arial" w:hAnsi="Arial" w:cs="Arial"/>
          <w:sz w:val="20"/>
          <w:szCs w:val="20"/>
        </w:rPr>
        <w:t xml:space="preserve"> </w:t>
      </w:r>
      <w:r w:rsidRPr="23DD5F4E" w:rsidR="00D32485">
        <w:rPr>
          <w:rFonts w:ascii="Symbol" w:hAnsi="Symbol" w:eastAsia="Symbol" w:cs="Symbol"/>
          <w:sz w:val="20"/>
          <w:szCs w:val="20"/>
        </w:rPr>
        <w:t>·</w:t>
      </w:r>
      <w:r w:rsidRPr="23DD5F4E" w:rsidR="5000F081">
        <w:rPr>
          <w:rFonts w:ascii="Arial" w:hAnsi="Arial" w:eastAsia="Arial" w:cs="Arial"/>
          <w:b w:val="0"/>
          <w:bCs w:val="0"/>
          <w:i w:val="0"/>
          <w:iCs w:val="0"/>
          <w:caps w:val="0"/>
          <w:smallCaps w:val="0"/>
          <w:noProof w:val="0"/>
          <w:sz w:val="21"/>
          <w:szCs w:val="21"/>
          <w:lang w:val="en-US"/>
        </w:rPr>
        <w:t xml:space="preserve"> </w:t>
      </w:r>
      <w:hyperlink r:id="R9f1a65d4d3c84988">
        <w:r w:rsidRPr="23DD5F4E" w:rsidR="5000F081">
          <w:rPr>
            <w:rStyle w:val="Hyperlink"/>
            <w:rFonts w:ascii="Arial" w:hAnsi="Arial" w:eastAsia="Arial" w:cs="Arial"/>
            <w:b w:val="0"/>
            <w:bCs w:val="0"/>
            <w:i w:val="0"/>
            <w:iCs w:val="0"/>
            <w:caps w:val="0"/>
            <w:smallCaps w:val="0"/>
            <w:noProof w:val="0"/>
            <w:sz w:val="21"/>
            <w:szCs w:val="21"/>
            <w:lang w:val="en-US"/>
          </w:rPr>
          <w:t>https://www.linkedin.com/in/soueilem/</w:t>
        </w:r>
      </w:hyperlink>
    </w:p>
    <w:p w:rsidR="00F27A6C" w:rsidP="00D32485" w:rsidRDefault="00F27A6C" w14:paraId="29CB0CA1" w14:textId="6DB048B0">
      <w:pPr>
        <w:pBdr>
          <w:bottom w:val="single" w:color="auto" w:sz="4" w:space="1"/>
        </w:pBdr>
        <w:spacing w:after="0" w:line="240" w:lineRule="auto"/>
        <w:rPr>
          <w:rFonts w:ascii="Arial" w:hAnsi="Arial" w:cs="Arial"/>
          <w:sz w:val="20"/>
          <w:szCs w:val="20"/>
        </w:rPr>
      </w:pPr>
    </w:p>
    <w:p w:rsidR="00F27A6C" w:rsidP="00F27A6C" w:rsidRDefault="00F27A6C" w14:paraId="1EE17DBA" w14:textId="4BA110BA">
      <w:pPr>
        <w:spacing w:after="0" w:line="240" w:lineRule="auto"/>
        <w:rPr>
          <w:rFonts w:ascii="Arial" w:hAnsi="Arial" w:cs="Arial"/>
          <w:sz w:val="20"/>
          <w:szCs w:val="20"/>
        </w:rPr>
      </w:pPr>
    </w:p>
    <w:p w:rsidRPr="00D32485" w:rsidR="00D32485" w:rsidP="00D32485" w:rsidRDefault="00D32485" w14:paraId="7F54D858" w14:textId="3A9134E2">
      <w:pPr>
        <w:spacing w:after="0" w:line="240" w:lineRule="auto"/>
        <w:jc w:val="center"/>
        <w:rPr>
          <w:rFonts w:ascii="Arial" w:hAnsi="Arial" w:cs="Arial"/>
          <w:b w:val="1"/>
          <w:bCs w:val="1"/>
          <w:sz w:val="20"/>
          <w:szCs w:val="20"/>
        </w:rPr>
      </w:pPr>
      <w:r w:rsidRPr="72D799D8" w:rsidR="00D32485">
        <w:rPr>
          <w:rFonts w:ascii="Arial" w:hAnsi="Arial" w:cs="Arial"/>
          <w:b w:val="1"/>
          <w:bCs w:val="1"/>
          <w:sz w:val="20"/>
          <w:szCs w:val="20"/>
        </w:rPr>
        <w:t>SOFTWARE ENGINEER</w:t>
      </w:r>
      <w:r w:rsidRPr="72D799D8" w:rsidR="00220D6F">
        <w:rPr>
          <w:rFonts w:ascii="Arial" w:hAnsi="Arial" w:cs="Arial"/>
          <w:b w:val="1"/>
          <w:bCs w:val="1"/>
          <w:sz w:val="20"/>
          <w:szCs w:val="20"/>
        </w:rPr>
        <w:t xml:space="preserve"> (JAVASCRIPT / T</w:t>
      </w:r>
      <w:r w:rsidRPr="72D799D8" w:rsidR="54BFA2DB">
        <w:rPr>
          <w:rFonts w:ascii="Arial" w:hAnsi="Arial" w:cs="Arial"/>
          <w:b w:val="1"/>
          <w:bCs w:val="1"/>
          <w:sz w:val="20"/>
          <w:szCs w:val="20"/>
        </w:rPr>
        <w:t>YPESCRIPT</w:t>
      </w:r>
      <w:r w:rsidRPr="72D799D8" w:rsidR="00220D6F">
        <w:rPr>
          <w:rFonts w:ascii="Arial" w:hAnsi="Arial" w:cs="Arial"/>
          <w:b w:val="1"/>
          <w:bCs w:val="1"/>
          <w:sz w:val="20"/>
          <w:szCs w:val="20"/>
        </w:rPr>
        <w:t>)</w:t>
      </w:r>
    </w:p>
    <w:p w:rsidR="00D32485" w:rsidP="008E7374" w:rsidRDefault="00D32485" w14:paraId="1D6A5F1C" w14:textId="57DB022B">
      <w:pPr>
        <w:spacing w:after="0" w:line="240" w:lineRule="auto"/>
        <w:jc w:val="both"/>
        <w:rPr>
          <w:rFonts w:ascii="Arial" w:hAnsi="Arial" w:cs="Arial"/>
          <w:sz w:val="20"/>
          <w:szCs w:val="20"/>
        </w:rPr>
      </w:pPr>
    </w:p>
    <w:p w:rsidR="03C52254" w:rsidP="73D69876" w:rsidRDefault="03C52254" w14:paraId="198441F2" w14:textId="416EF547">
      <w:pPr>
        <w:pStyle w:val="Normal"/>
        <w:spacing w:after="0" w:line="240" w:lineRule="auto"/>
        <w:jc w:val="both"/>
        <w:rPr>
          <w:rFonts w:ascii="Arial" w:hAnsi="Arial" w:cs="Arial"/>
          <w:sz w:val="20"/>
          <w:szCs w:val="20"/>
        </w:rPr>
      </w:pPr>
      <w:r w:rsidRPr="73D69876" w:rsidR="03C52254">
        <w:rPr>
          <w:rFonts w:ascii="Arial" w:hAnsi="Arial" w:cs="Arial"/>
          <w:sz w:val="20"/>
          <w:szCs w:val="20"/>
        </w:rPr>
        <w:t xml:space="preserve">Experienced 5+ software developer with a strong background in JavaScript and TypeScript, specializing in building scalable and user-friendly web applications. Proven ability to collaborate effectively with cross-functional teams throughout the entire software development lifecycle, from design and coding to testing and deployment. Skilled in </w:t>
      </w:r>
      <w:r w:rsidRPr="73D69876" w:rsidR="03C52254">
        <w:rPr>
          <w:rFonts w:ascii="Arial" w:hAnsi="Arial" w:cs="Arial"/>
          <w:sz w:val="20"/>
          <w:szCs w:val="20"/>
        </w:rPr>
        <w:t>utilizing</w:t>
      </w:r>
      <w:r w:rsidRPr="73D69876" w:rsidR="03C52254">
        <w:rPr>
          <w:rFonts w:ascii="Arial" w:hAnsi="Arial" w:cs="Arial"/>
          <w:sz w:val="20"/>
          <w:szCs w:val="20"/>
        </w:rPr>
        <w:t xml:space="preserve"> Vue.js, Node.js, React, and other modern web technologies to create high-quality solutions. Demonstrated </w:t>
      </w:r>
      <w:r w:rsidRPr="73D69876" w:rsidR="03C52254">
        <w:rPr>
          <w:rFonts w:ascii="Arial" w:hAnsi="Arial" w:cs="Arial"/>
          <w:sz w:val="20"/>
          <w:szCs w:val="20"/>
        </w:rPr>
        <w:t>expertise</w:t>
      </w:r>
      <w:r w:rsidRPr="73D69876" w:rsidR="03C52254">
        <w:rPr>
          <w:rFonts w:ascii="Arial" w:hAnsi="Arial" w:cs="Arial"/>
          <w:sz w:val="20"/>
          <w:szCs w:val="20"/>
        </w:rPr>
        <w:t xml:space="preserve"> in front-end and back-end development, UX optimization, and Agile methodologies. Proficient in Flutter, with experience developing mobile applications and a passion for exploring its capabilities further. </w:t>
      </w:r>
      <w:r w:rsidRPr="73D69876" w:rsidR="03C52254">
        <w:rPr>
          <w:rFonts w:ascii="Arial" w:hAnsi="Arial" w:cs="Arial"/>
          <w:sz w:val="20"/>
          <w:szCs w:val="20"/>
        </w:rPr>
        <w:t>I am seeking</w:t>
      </w:r>
      <w:r w:rsidRPr="73D69876" w:rsidR="03C52254">
        <w:rPr>
          <w:rFonts w:ascii="Arial" w:hAnsi="Arial" w:cs="Arial"/>
          <w:sz w:val="20"/>
          <w:szCs w:val="20"/>
        </w:rPr>
        <w:t xml:space="preserve"> a challenging role as a software engineer where I can contribute my </w:t>
      </w:r>
      <w:r w:rsidRPr="73D69876" w:rsidR="03C52254">
        <w:rPr>
          <w:rFonts w:ascii="Arial" w:hAnsi="Arial" w:cs="Arial"/>
          <w:sz w:val="20"/>
          <w:szCs w:val="20"/>
        </w:rPr>
        <w:t>expertise</w:t>
      </w:r>
      <w:r w:rsidRPr="73D69876" w:rsidR="03C52254">
        <w:rPr>
          <w:rFonts w:ascii="Arial" w:hAnsi="Arial" w:cs="Arial"/>
          <w:sz w:val="20"/>
          <w:szCs w:val="20"/>
        </w:rPr>
        <w:t xml:space="preserve"> to develop innovative web and mobile applications.</w:t>
      </w:r>
    </w:p>
    <w:p w:rsidR="00A53B8D" w:rsidP="008E7374" w:rsidRDefault="00A53B8D" w14:paraId="5E73EEAB" w14:textId="77777777">
      <w:pPr>
        <w:pBdr>
          <w:bottom w:val="single" w:color="auto" w:sz="4" w:space="1"/>
        </w:pBdr>
        <w:spacing w:after="0" w:line="240" w:lineRule="auto"/>
        <w:rPr>
          <w:rFonts w:ascii="Arial" w:hAnsi="Arial" w:cs="Arial"/>
          <w:sz w:val="20"/>
          <w:szCs w:val="20"/>
        </w:rPr>
      </w:pPr>
    </w:p>
    <w:p w:rsidR="00D32485" w:rsidP="000651DA" w:rsidRDefault="00D32485" w14:paraId="32BB939F" w14:textId="611AF834">
      <w:pPr>
        <w:spacing w:after="0" w:line="240" w:lineRule="auto"/>
        <w:jc w:val="center"/>
        <w:rPr>
          <w:rFonts w:ascii="Arial" w:hAnsi="Arial" w:cs="Arial"/>
          <w:sz w:val="20"/>
          <w:szCs w:val="20"/>
        </w:rPr>
      </w:pPr>
    </w:p>
    <w:p w:rsidR="00D32485" w:rsidP="000651DA" w:rsidRDefault="000651DA" w14:paraId="62B0BAA1" w14:textId="7D89D634">
      <w:pPr>
        <w:spacing w:after="0" w:line="240" w:lineRule="auto"/>
        <w:jc w:val="center"/>
        <w:rPr>
          <w:rFonts w:ascii="Arial" w:hAnsi="Arial" w:cs="Arial"/>
          <w:sz w:val="20"/>
          <w:szCs w:val="20"/>
        </w:rPr>
      </w:pPr>
      <w:r w:rsidRPr="72D799D8" w:rsidR="000651DA">
        <w:rPr>
          <w:rFonts w:ascii="Arial" w:hAnsi="Arial" w:cs="Arial"/>
          <w:sz w:val="20"/>
          <w:szCs w:val="20"/>
        </w:rPr>
        <w:t>We</w:t>
      </w:r>
      <w:r w:rsidRPr="72D799D8" w:rsidR="01FE8183">
        <w:rPr>
          <w:rFonts w:ascii="Arial" w:hAnsi="Arial" w:cs="Arial"/>
          <w:sz w:val="20"/>
          <w:szCs w:val="20"/>
        </w:rPr>
        <w:t>b Application Developer</w:t>
      </w:r>
      <w:r w:rsidRPr="72D799D8" w:rsidR="000651DA">
        <w:rPr>
          <w:rFonts w:ascii="Arial" w:hAnsi="Arial" w:cs="Arial"/>
          <w:sz w:val="20"/>
          <w:szCs w:val="20"/>
        </w:rPr>
        <w:t xml:space="preserve"> • Full Software Development Lifecycle • Front-End &amp; Back-End Development</w:t>
      </w:r>
    </w:p>
    <w:p w:rsidR="000651DA" w:rsidP="000651DA" w:rsidRDefault="000651DA" w14:paraId="236D99D4" w14:textId="0A08773A">
      <w:pPr>
        <w:spacing w:after="0" w:line="240" w:lineRule="auto"/>
        <w:jc w:val="center"/>
        <w:rPr>
          <w:rFonts w:ascii="Arial" w:hAnsi="Arial" w:cs="Arial"/>
          <w:sz w:val="20"/>
          <w:szCs w:val="20"/>
        </w:rPr>
      </w:pPr>
      <w:r w:rsidRPr="72D799D8" w:rsidR="000651DA">
        <w:rPr>
          <w:rFonts w:ascii="Arial" w:hAnsi="Arial" w:cs="Arial"/>
          <w:sz w:val="20"/>
          <w:szCs w:val="20"/>
        </w:rPr>
        <w:t>User Experience (UX) Optimization • Testing • Coding</w:t>
      </w:r>
    </w:p>
    <w:p w:rsidR="00D32485" w:rsidP="00F27A6C" w:rsidRDefault="00D32485" w14:paraId="34C035C3" w14:textId="77777777">
      <w:pPr>
        <w:spacing w:after="0" w:line="240" w:lineRule="auto"/>
        <w:rPr>
          <w:rFonts w:ascii="Arial" w:hAnsi="Arial" w:cs="Arial"/>
          <w:sz w:val="20"/>
          <w:szCs w:val="20"/>
        </w:rPr>
      </w:pPr>
    </w:p>
    <w:p w:rsidRPr="00F27A6C" w:rsidR="00F27A6C" w:rsidP="4F3AA05F" w:rsidRDefault="00F27A6C" w14:paraId="233F7CEA" w14:textId="3EB46A04">
      <w:pPr>
        <w:pStyle w:val="Normal"/>
        <w:spacing w:after="0" w:line="240" w:lineRule="auto"/>
        <w:rPr>
          <w:rFonts w:ascii="Arial" w:hAnsi="Arial" w:cs="Arial"/>
          <w:sz w:val="20"/>
          <w:szCs w:val="20"/>
        </w:rPr>
      </w:pPr>
      <w:r w:rsidRPr="58BC8DBF" w:rsidR="00F27A6C">
        <w:rPr>
          <w:rFonts w:ascii="Arial" w:hAnsi="Arial" w:cs="Arial"/>
          <w:b w:val="1"/>
          <w:bCs w:val="1"/>
          <w:sz w:val="20"/>
          <w:szCs w:val="20"/>
        </w:rPr>
        <w:t>Languages</w:t>
      </w:r>
      <w:r w:rsidRPr="58BC8DBF" w:rsidR="00F27A6C">
        <w:rPr>
          <w:rFonts w:ascii="Arial" w:hAnsi="Arial" w:cs="Arial"/>
          <w:b w:val="1"/>
          <w:bCs w:val="1"/>
          <w:sz w:val="20"/>
          <w:szCs w:val="20"/>
        </w:rPr>
        <w:t xml:space="preserve">: </w:t>
      </w:r>
      <w:r w:rsidRPr="58BC8DBF" w:rsidR="00220D6F">
        <w:rPr>
          <w:rFonts w:ascii="Arial" w:hAnsi="Arial" w:cs="Arial"/>
          <w:sz w:val="20"/>
          <w:szCs w:val="20"/>
        </w:rPr>
        <w:t xml:space="preserve">Dart, </w:t>
      </w:r>
      <w:r w:rsidRPr="58BC8DBF" w:rsidR="00F27A6C">
        <w:rPr>
          <w:rFonts w:ascii="Arial" w:hAnsi="Arial" w:cs="Arial"/>
          <w:b w:val="0"/>
          <w:bCs w:val="0"/>
          <w:sz w:val="20"/>
          <w:szCs w:val="20"/>
        </w:rPr>
        <w:t>Java</w:t>
      </w:r>
      <w:r w:rsidRPr="58BC8DBF" w:rsidR="00220D6F">
        <w:rPr>
          <w:rFonts w:ascii="Arial" w:hAnsi="Arial" w:cs="Arial"/>
          <w:sz w:val="20"/>
          <w:szCs w:val="20"/>
        </w:rPr>
        <w:t>, C++, C</w:t>
      </w:r>
      <w:r w:rsidRPr="58BC8DBF" w:rsidR="2355F178">
        <w:rPr>
          <w:rFonts w:ascii="Arial" w:hAnsi="Arial" w:cs="Arial"/>
          <w:sz w:val="20"/>
          <w:szCs w:val="20"/>
        </w:rPr>
        <w:t>, dart</w:t>
      </w:r>
    </w:p>
    <w:p w:rsidRPr="00F27A6C" w:rsidR="00F27A6C" w:rsidP="00F27A6C" w:rsidRDefault="00F27A6C" w14:paraId="55A7D50E" w14:textId="386E734B">
      <w:pPr>
        <w:spacing w:after="0" w:line="240" w:lineRule="auto"/>
        <w:rPr>
          <w:rFonts w:ascii="Arial" w:hAnsi="Arial" w:cs="Arial"/>
          <w:sz w:val="20"/>
          <w:szCs w:val="20"/>
        </w:rPr>
      </w:pPr>
      <w:r w:rsidRPr="4F3AA05F" w:rsidR="00F27A6C">
        <w:rPr>
          <w:rFonts w:ascii="Arial" w:hAnsi="Arial" w:cs="Arial"/>
          <w:b w:val="1"/>
          <w:bCs w:val="1"/>
          <w:sz w:val="20"/>
          <w:szCs w:val="20"/>
        </w:rPr>
        <w:t>Web</w:t>
      </w:r>
      <w:r w:rsidRPr="4F3AA05F" w:rsidR="00F27A6C">
        <w:rPr>
          <w:rFonts w:ascii="Arial" w:hAnsi="Arial" w:cs="Arial"/>
          <w:b w:val="1"/>
          <w:bCs w:val="1"/>
          <w:sz w:val="20"/>
          <w:szCs w:val="20"/>
        </w:rPr>
        <w:t>:</w:t>
      </w:r>
      <w:r w:rsidRPr="4F3AA05F" w:rsidR="00D32485">
        <w:rPr>
          <w:rFonts w:ascii="Arial" w:hAnsi="Arial" w:cs="Arial"/>
          <w:sz w:val="20"/>
          <w:szCs w:val="20"/>
        </w:rPr>
        <w:t xml:space="preserve"> </w:t>
      </w:r>
      <w:r w:rsidRPr="4F3AA05F" w:rsidR="00D32485">
        <w:rPr>
          <w:rFonts w:ascii="Arial" w:hAnsi="Arial" w:cs="Arial"/>
          <w:sz w:val="20"/>
          <w:szCs w:val="20"/>
        </w:rPr>
        <w:t>HTML</w:t>
      </w:r>
      <w:r w:rsidRPr="4F3AA05F" w:rsidR="00F7421F">
        <w:rPr>
          <w:rFonts w:ascii="Arial" w:hAnsi="Arial" w:cs="Arial"/>
          <w:sz w:val="20"/>
          <w:szCs w:val="20"/>
        </w:rPr>
        <w:t>5</w:t>
      </w:r>
      <w:r w:rsidRPr="4F3AA05F" w:rsidR="00F27A6C">
        <w:rPr>
          <w:rFonts w:ascii="Arial" w:hAnsi="Arial" w:cs="Arial"/>
          <w:sz w:val="20"/>
          <w:szCs w:val="20"/>
        </w:rPr>
        <w:t>, CSS</w:t>
      </w:r>
      <w:r w:rsidRPr="4F3AA05F" w:rsidR="00F7421F">
        <w:rPr>
          <w:rFonts w:ascii="Arial" w:hAnsi="Arial" w:cs="Arial"/>
          <w:sz w:val="20"/>
          <w:szCs w:val="20"/>
        </w:rPr>
        <w:t>3</w:t>
      </w:r>
      <w:r w:rsidRPr="4F3AA05F" w:rsidR="00F27A6C">
        <w:rPr>
          <w:rFonts w:ascii="Arial" w:hAnsi="Arial" w:cs="Arial"/>
          <w:sz w:val="20"/>
          <w:szCs w:val="20"/>
        </w:rPr>
        <w:t>, JavaScript</w:t>
      </w:r>
      <w:r w:rsidRPr="4F3AA05F" w:rsidR="00220D6F">
        <w:rPr>
          <w:rFonts w:ascii="Arial" w:hAnsi="Arial" w:cs="Arial"/>
          <w:sz w:val="20"/>
          <w:szCs w:val="20"/>
        </w:rPr>
        <w:t xml:space="preserve">, </w:t>
      </w:r>
      <w:r w:rsidRPr="4F3AA05F" w:rsidR="00F7421F">
        <w:rPr>
          <w:rFonts w:ascii="Arial" w:hAnsi="Arial" w:cs="Arial"/>
          <w:sz w:val="20"/>
          <w:szCs w:val="20"/>
        </w:rPr>
        <w:t>XML</w:t>
      </w:r>
      <w:r w:rsidRPr="4F3AA05F" w:rsidR="00220D6F">
        <w:rPr>
          <w:rFonts w:ascii="Arial" w:hAnsi="Arial" w:cs="Arial"/>
          <w:sz w:val="20"/>
          <w:szCs w:val="20"/>
        </w:rPr>
        <w:t>,</w:t>
      </w:r>
      <w:r w:rsidRPr="4F3AA05F" w:rsidR="00F7421F">
        <w:rPr>
          <w:rFonts w:ascii="Arial" w:hAnsi="Arial" w:cs="Arial"/>
          <w:sz w:val="20"/>
          <w:szCs w:val="20"/>
        </w:rPr>
        <w:t xml:space="preserve"> </w:t>
      </w:r>
      <w:r w:rsidRPr="4F3AA05F" w:rsidR="00F7421F">
        <w:rPr>
          <w:rFonts w:ascii="Arial" w:hAnsi="Arial" w:cs="Arial"/>
          <w:sz w:val="20"/>
          <w:szCs w:val="20"/>
        </w:rPr>
        <w:t xml:space="preserve">Angular JS, </w:t>
      </w:r>
      <w:r w:rsidRPr="4F3AA05F" w:rsidR="00F7421F">
        <w:rPr>
          <w:rFonts w:ascii="Arial" w:hAnsi="Arial" w:cs="Arial"/>
          <w:sz w:val="20"/>
          <w:szCs w:val="20"/>
        </w:rPr>
        <w:t>NodeJS</w:t>
      </w:r>
      <w:r w:rsidRPr="4F3AA05F" w:rsidR="00F7421F">
        <w:rPr>
          <w:rFonts w:ascii="Arial" w:hAnsi="Arial" w:cs="Arial"/>
          <w:sz w:val="20"/>
          <w:szCs w:val="20"/>
        </w:rPr>
        <w:t xml:space="preserve">, </w:t>
      </w:r>
      <w:r w:rsidRPr="4F3AA05F" w:rsidR="00F7421F">
        <w:rPr>
          <w:rFonts w:ascii="Arial" w:hAnsi="Arial" w:cs="Arial"/>
          <w:sz w:val="20"/>
          <w:szCs w:val="20"/>
        </w:rPr>
        <w:t>Vue</w:t>
      </w:r>
      <w:r w:rsidRPr="4F3AA05F" w:rsidR="00F7421F">
        <w:rPr>
          <w:rFonts w:ascii="Arial" w:hAnsi="Arial" w:cs="Arial"/>
          <w:sz w:val="20"/>
          <w:szCs w:val="20"/>
        </w:rPr>
        <w:t xml:space="preserve"> </w:t>
      </w:r>
      <w:r w:rsidRPr="4F3AA05F" w:rsidR="00F7421F">
        <w:rPr>
          <w:rFonts w:ascii="Arial" w:hAnsi="Arial" w:cs="Arial"/>
          <w:sz w:val="20"/>
          <w:szCs w:val="20"/>
        </w:rPr>
        <w:t>JS,</w:t>
      </w:r>
    </w:p>
    <w:p w:rsidRPr="00F27A6C" w:rsidR="00F27A6C" w:rsidP="00F27A6C" w:rsidRDefault="00F27A6C" w14:paraId="22A54ED5" w14:textId="43D4FE42">
      <w:pPr>
        <w:spacing w:after="0" w:line="240" w:lineRule="auto"/>
        <w:rPr>
          <w:rFonts w:ascii="Arial" w:hAnsi="Arial" w:cs="Arial"/>
          <w:sz w:val="20"/>
          <w:szCs w:val="20"/>
        </w:rPr>
      </w:pPr>
      <w:r w:rsidRPr="0D6724C8" w:rsidR="00F27A6C">
        <w:rPr>
          <w:rFonts w:ascii="Arial" w:hAnsi="Arial" w:cs="Arial"/>
          <w:b w:val="1"/>
          <w:bCs w:val="1"/>
          <w:sz w:val="20"/>
          <w:szCs w:val="20"/>
        </w:rPr>
        <w:t>Web Services</w:t>
      </w:r>
      <w:r w:rsidRPr="0D6724C8" w:rsidR="00F27A6C">
        <w:rPr>
          <w:rFonts w:ascii="Arial" w:hAnsi="Arial" w:cs="Arial"/>
          <w:b w:val="1"/>
          <w:bCs w:val="1"/>
          <w:sz w:val="20"/>
          <w:szCs w:val="20"/>
        </w:rPr>
        <w:t>:</w:t>
      </w:r>
      <w:r w:rsidRPr="0D6724C8" w:rsidR="00F27A6C">
        <w:rPr>
          <w:rFonts w:ascii="Arial" w:hAnsi="Arial" w:cs="Arial"/>
          <w:sz w:val="20"/>
          <w:szCs w:val="20"/>
        </w:rPr>
        <w:t xml:space="preserve"> </w:t>
      </w:r>
      <w:r w:rsidRPr="0D6724C8" w:rsidR="00F27A6C">
        <w:rPr>
          <w:rFonts w:ascii="Arial" w:hAnsi="Arial" w:cs="Arial"/>
          <w:sz w:val="20"/>
          <w:szCs w:val="20"/>
        </w:rPr>
        <w:t>REST</w:t>
      </w:r>
      <w:r w:rsidRPr="0D6724C8" w:rsidR="00F27A6C">
        <w:rPr>
          <w:rFonts w:ascii="Arial" w:hAnsi="Arial" w:cs="Arial"/>
          <w:sz w:val="20"/>
          <w:szCs w:val="20"/>
        </w:rPr>
        <w:t>-API</w:t>
      </w:r>
    </w:p>
    <w:p w:rsidRPr="00F27A6C" w:rsidR="00F27A6C" w:rsidP="00F27A6C" w:rsidRDefault="00F27A6C" w14:paraId="3ACE0590" w14:textId="7A3A80BB">
      <w:pPr>
        <w:spacing w:after="0" w:line="240" w:lineRule="auto"/>
        <w:rPr>
          <w:rFonts w:ascii="Arial" w:hAnsi="Arial" w:cs="Arial"/>
          <w:sz w:val="20"/>
          <w:szCs w:val="20"/>
        </w:rPr>
      </w:pPr>
      <w:r w:rsidRPr="72D799D8" w:rsidR="00F27A6C">
        <w:rPr>
          <w:rFonts w:ascii="Arial" w:hAnsi="Arial" w:cs="Arial"/>
          <w:b w:val="1"/>
          <w:bCs w:val="1"/>
          <w:sz w:val="20"/>
          <w:szCs w:val="20"/>
        </w:rPr>
        <w:t xml:space="preserve">Web </w:t>
      </w:r>
      <w:r w:rsidRPr="72D799D8" w:rsidR="00D32485">
        <w:rPr>
          <w:rFonts w:ascii="Arial" w:hAnsi="Arial" w:cs="Arial"/>
          <w:b w:val="1"/>
          <w:bCs w:val="1"/>
          <w:sz w:val="20"/>
          <w:szCs w:val="20"/>
        </w:rPr>
        <w:t>&amp;</w:t>
      </w:r>
      <w:r w:rsidRPr="72D799D8" w:rsidR="00F27A6C">
        <w:rPr>
          <w:rFonts w:ascii="Arial" w:hAnsi="Arial" w:cs="Arial"/>
          <w:b w:val="1"/>
          <w:bCs w:val="1"/>
          <w:sz w:val="20"/>
          <w:szCs w:val="20"/>
        </w:rPr>
        <w:t xml:space="preserve"> Application Servers</w:t>
      </w:r>
      <w:r w:rsidRPr="72D799D8" w:rsidR="00F27A6C">
        <w:rPr>
          <w:rFonts w:ascii="Arial" w:hAnsi="Arial" w:cs="Arial"/>
          <w:b w:val="1"/>
          <w:bCs w:val="1"/>
          <w:sz w:val="20"/>
          <w:szCs w:val="20"/>
        </w:rPr>
        <w:t xml:space="preserve">: </w:t>
      </w:r>
      <w:r w:rsidRPr="72D799D8" w:rsidR="00F27A6C">
        <w:rPr>
          <w:rFonts w:ascii="Arial" w:hAnsi="Arial" w:cs="Arial"/>
          <w:b w:val="0"/>
          <w:bCs w:val="0"/>
          <w:sz w:val="20"/>
          <w:szCs w:val="20"/>
        </w:rPr>
        <w:t>AWS</w:t>
      </w:r>
      <w:r w:rsidRPr="72D799D8" w:rsidR="00F27A6C">
        <w:rPr>
          <w:rFonts w:ascii="Arial" w:hAnsi="Arial" w:cs="Arial"/>
          <w:b w:val="0"/>
          <w:bCs w:val="0"/>
          <w:sz w:val="20"/>
          <w:szCs w:val="20"/>
        </w:rPr>
        <w:t xml:space="preserve"> </w:t>
      </w:r>
      <w:r w:rsidRPr="72D799D8" w:rsidR="00F27A6C">
        <w:rPr>
          <w:rFonts w:ascii="Arial" w:hAnsi="Arial" w:cs="Arial"/>
          <w:sz w:val="20"/>
          <w:szCs w:val="20"/>
        </w:rPr>
        <w:t>(Amazon Web Services)</w:t>
      </w:r>
      <w:r w:rsidRPr="72D799D8" w:rsidR="3D31D576">
        <w:rPr>
          <w:rFonts w:ascii="Arial" w:hAnsi="Arial" w:cs="Arial"/>
          <w:sz w:val="20"/>
          <w:szCs w:val="20"/>
        </w:rPr>
        <w:t>, Firebase</w:t>
      </w:r>
    </w:p>
    <w:p w:rsidRPr="00F27A6C" w:rsidR="00F27A6C" w:rsidP="00F27A6C" w:rsidRDefault="00F27A6C" w14:paraId="0CB84A65" w14:textId="3F540D1E">
      <w:pPr>
        <w:spacing w:after="0" w:line="240" w:lineRule="auto"/>
        <w:rPr>
          <w:rFonts w:ascii="Arial" w:hAnsi="Arial" w:cs="Arial"/>
          <w:sz w:val="20"/>
          <w:szCs w:val="20"/>
        </w:rPr>
      </w:pPr>
      <w:r w:rsidRPr="72D799D8" w:rsidR="00F27A6C">
        <w:rPr>
          <w:rFonts w:ascii="Arial" w:hAnsi="Arial" w:cs="Arial"/>
          <w:b w:val="1"/>
          <w:bCs w:val="1"/>
          <w:sz w:val="20"/>
          <w:szCs w:val="20"/>
        </w:rPr>
        <w:t xml:space="preserve">Frameworks: </w:t>
      </w:r>
      <w:r w:rsidRPr="72D799D8" w:rsidR="00F27A6C">
        <w:rPr>
          <w:rFonts w:ascii="Arial" w:hAnsi="Arial" w:cs="Arial"/>
          <w:b w:val="0"/>
          <w:bCs w:val="0"/>
          <w:sz w:val="20"/>
          <w:szCs w:val="20"/>
        </w:rPr>
        <w:t>Express</w:t>
      </w:r>
      <w:r w:rsidRPr="72D799D8" w:rsidR="00F7421F">
        <w:rPr>
          <w:rFonts w:ascii="Arial" w:hAnsi="Arial" w:cs="Arial"/>
          <w:sz w:val="20"/>
          <w:szCs w:val="20"/>
        </w:rPr>
        <w:t xml:space="preserve">, </w:t>
      </w:r>
      <w:r w:rsidRPr="72D799D8" w:rsidR="00F27A6C">
        <w:rPr>
          <w:rFonts w:ascii="Arial" w:hAnsi="Arial" w:cs="Arial"/>
          <w:sz w:val="20"/>
          <w:szCs w:val="20"/>
        </w:rPr>
        <w:t xml:space="preserve">Flutter, </w:t>
      </w:r>
      <w:r w:rsidRPr="72D799D8" w:rsidR="00F27A6C">
        <w:rPr>
          <w:rFonts w:ascii="Arial" w:hAnsi="Arial" w:cs="Arial"/>
          <w:sz w:val="20"/>
          <w:szCs w:val="20"/>
        </w:rPr>
        <w:t>Angular</w:t>
      </w:r>
      <w:r w:rsidRPr="72D799D8" w:rsidR="00F27A6C">
        <w:rPr>
          <w:rFonts w:ascii="Arial" w:hAnsi="Arial" w:cs="Arial"/>
          <w:sz w:val="20"/>
          <w:szCs w:val="20"/>
        </w:rPr>
        <w:t>,</w:t>
      </w:r>
      <w:r w:rsidRPr="72D799D8" w:rsidR="00F7421F">
        <w:rPr>
          <w:rFonts w:ascii="Arial" w:hAnsi="Arial" w:cs="Arial"/>
          <w:sz w:val="20"/>
          <w:szCs w:val="20"/>
        </w:rPr>
        <w:t xml:space="preserve"> Node</w:t>
      </w:r>
      <w:r w:rsidRPr="72D799D8" w:rsidR="1C84480F">
        <w:rPr>
          <w:rFonts w:ascii="Arial" w:hAnsi="Arial" w:cs="Arial"/>
          <w:sz w:val="20"/>
          <w:szCs w:val="20"/>
        </w:rPr>
        <w:t>, Vue3</w:t>
      </w:r>
    </w:p>
    <w:p w:rsidRPr="00F27A6C" w:rsidR="00F27A6C" w:rsidP="00F27A6C" w:rsidRDefault="00F27A6C" w14:paraId="150AB972" w14:textId="4FD29141">
      <w:pPr>
        <w:spacing w:after="0" w:line="240" w:lineRule="auto"/>
        <w:rPr>
          <w:rFonts w:ascii="Arial" w:hAnsi="Arial" w:cs="Arial"/>
          <w:sz w:val="20"/>
          <w:szCs w:val="20"/>
        </w:rPr>
      </w:pPr>
      <w:r w:rsidRPr="5000F081" w:rsidR="00F27A6C">
        <w:rPr>
          <w:rFonts w:ascii="Arial" w:hAnsi="Arial" w:cs="Arial"/>
          <w:b w:val="1"/>
          <w:bCs w:val="1"/>
          <w:sz w:val="20"/>
          <w:szCs w:val="20"/>
        </w:rPr>
        <w:t>Databases</w:t>
      </w:r>
      <w:r w:rsidRPr="5000F081" w:rsidR="00F27A6C">
        <w:rPr>
          <w:rFonts w:ascii="Arial" w:hAnsi="Arial" w:cs="Arial"/>
          <w:b w:val="1"/>
          <w:bCs w:val="1"/>
          <w:sz w:val="20"/>
          <w:szCs w:val="20"/>
        </w:rPr>
        <w:t xml:space="preserve">: </w:t>
      </w:r>
      <w:r w:rsidRPr="5000F081" w:rsidR="00F27A6C">
        <w:rPr>
          <w:rFonts w:ascii="Arial" w:hAnsi="Arial" w:cs="Arial"/>
          <w:b w:val="0"/>
          <w:bCs w:val="0"/>
          <w:sz w:val="20"/>
          <w:szCs w:val="20"/>
        </w:rPr>
        <w:t>Mongo</w:t>
      </w:r>
      <w:r w:rsidRPr="5000F081" w:rsidR="00F27A6C">
        <w:rPr>
          <w:rFonts w:ascii="Arial" w:hAnsi="Arial" w:cs="Arial"/>
          <w:b w:val="0"/>
          <w:bCs w:val="0"/>
          <w:sz w:val="20"/>
          <w:szCs w:val="20"/>
        </w:rPr>
        <w:t xml:space="preserve"> </w:t>
      </w:r>
      <w:r w:rsidRPr="5000F081" w:rsidR="00F27A6C">
        <w:rPr>
          <w:rFonts w:ascii="Arial" w:hAnsi="Arial" w:cs="Arial"/>
          <w:sz w:val="20"/>
          <w:szCs w:val="20"/>
        </w:rPr>
        <w:t>DB,</w:t>
      </w:r>
      <w:r w:rsidRPr="5000F081" w:rsidR="008C4B99">
        <w:rPr>
          <w:rFonts w:ascii="Arial" w:hAnsi="Arial" w:cs="Arial"/>
          <w:sz w:val="20"/>
          <w:szCs w:val="20"/>
        </w:rPr>
        <w:t xml:space="preserve"> Redis,</w:t>
      </w:r>
      <w:r w:rsidRPr="5000F081" w:rsidR="00626AD3">
        <w:rPr>
          <w:rFonts w:ascii="Arial" w:hAnsi="Arial" w:cs="Arial"/>
          <w:sz w:val="20"/>
          <w:szCs w:val="20"/>
        </w:rPr>
        <w:t xml:space="preserve"> MySQL</w:t>
      </w:r>
    </w:p>
    <w:p w:rsidR="00F27A6C" w:rsidP="00F27A6C" w:rsidRDefault="00F27A6C" w14:paraId="5778F918" w14:textId="63671AF5">
      <w:pPr>
        <w:spacing w:after="0" w:line="240" w:lineRule="auto"/>
        <w:rPr>
          <w:rFonts w:ascii="Arial" w:hAnsi="Arial" w:cs="Arial"/>
          <w:sz w:val="20"/>
          <w:szCs w:val="20"/>
        </w:rPr>
      </w:pPr>
      <w:r w:rsidRPr="5000F081" w:rsidR="00F27A6C">
        <w:rPr>
          <w:rFonts w:ascii="Arial" w:hAnsi="Arial" w:cs="Arial"/>
          <w:b w:val="1"/>
          <w:bCs w:val="1"/>
          <w:sz w:val="20"/>
          <w:szCs w:val="20"/>
        </w:rPr>
        <w:t xml:space="preserve">Design Patterns: </w:t>
      </w:r>
      <w:r w:rsidRPr="5000F081" w:rsidR="00F27A6C">
        <w:rPr>
          <w:rFonts w:ascii="Arial" w:hAnsi="Arial" w:cs="Arial"/>
          <w:b w:val="0"/>
          <w:bCs w:val="0"/>
          <w:sz w:val="20"/>
          <w:szCs w:val="20"/>
        </w:rPr>
        <w:t>Singleton</w:t>
      </w:r>
      <w:r w:rsidRPr="5000F081" w:rsidR="008C4B99">
        <w:rPr>
          <w:rFonts w:ascii="Arial" w:hAnsi="Arial" w:cs="Arial"/>
          <w:sz w:val="20"/>
          <w:szCs w:val="20"/>
        </w:rPr>
        <w:t>, Prototype, Observer, Sess</w:t>
      </w:r>
      <w:r w:rsidRPr="5000F081" w:rsidR="008C4B99">
        <w:rPr>
          <w:rFonts w:ascii="Arial" w:hAnsi="Arial" w:cs="Arial"/>
          <w:sz w:val="20"/>
          <w:szCs w:val="20"/>
        </w:rPr>
        <w:t>ion, Session Factory, Factory, Abstract Factory, Proxy, Decorator, Façade, State, Strategy, Template Method, Visitor, Iterator, Adapter, Command, Composite</w:t>
      </w:r>
    </w:p>
    <w:p w:rsidRPr="008C4B99" w:rsidR="008C4B99" w:rsidP="00F27A6C" w:rsidRDefault="008C4B99" w14:paraId="5C3D6921" w14:textId="2FB61DF4" w14:noSpellErr="1">
      <w:pPr>
        <w:spacing w:after="0" w:line="240" w:lineRule="auto"/>
        <w:rPr>
          <w:rFonts w:ascii="Arial" w:hAnsi="Arial" w:cs="Arial"/>
          <w:b w:val="1"/>
          <w:bCs w:val="1"/>
          <w:sz w:val="20"/>
          <w:szCs w:val="20"/>
        </w:rPr>
      </w:pPr>
      <w:r w:rsidRPr="5000F081" w:rsidR="008C4B99">
        <w:rPr>
          <w:rFonts w:ascii="Arial" w:hAnsi="Arial" w:cs="Arial"/>
          <w:b w:val="1"/>
          <w:bCs w:val="1"/>
          <w:sz w:val="20"/>
          <w:szCs w:val="20"/>
        </w:rPr>
        <w:t>SDLC:</w:t>
      </w:r>
      <w:r w:rsidRPr="5000F081" w:rsidR="008C4B99">
        <w:rPr>
          <w:rFonts w:ascii="Arial" w:hAnsi="Arial" w:cs="Arial"/>
          <w:b w:val="1"/>
          <w:bCs w:val="1"/>
          <w:sz w:val="20"/>
          <w:szCs w:val="20"/>
        </w:rPr>
        <w:t xml:space="preserve">  </w:t>
      </w:r>
      <w:r w:rsidRPr="5000F081" w:rsidR="008C4B99">
        <w:rPr>
          <w:rFonts w:ascii="Arial" w:hAnsi="Arial" w:cs="Arial"/>
          <w:sz w:val="20"/>
          <w:szCs w:val="20"/>
        </w:rPr>
        <w:t>Agile</w:t>
      </w:r>
      <w:r w:rsidRPr="5000F081" w:rsidR="008C4B99">
        <w:rPr>
          <w:rFonts w:ascii="Arial" w:hAnsi="Arial" w:cs="Arial"/>
          <w:b w:val="1"/>
          <w:bCs w:val="1"/>
          <w:sz w:val="20"/>
          <w:szCs w:val="20"/>
        </w:rPr>
        <w:t xml:space="preserve">, </w:t>
      </w:r>
      <w:r w:rsidRPr="5000F081" w:rsidR="008C4B99">
        <w:rPr>
          <w:rFonts w:ascii="Arial" w:hAnsi="Arial" w:cs="Arial"/>
          <w:sz w:val="20"/>
          <w:szCs w:val="20"/>
        </w:rPr>
        <w:t>Waterfall</w:t>
      </w:r>
    </w:p>
    <w:p w:rsidRPr="00F27A6C" w:rsidR="00F27A6C" w:rsidP="00F27A6C" w:rsidRDefault="00F27A6C" w14:paraId="26C6BFE4" w14:textId="5DC58F11">
      <w:pPr>
        <w:spacing w:after="0" w:line="240" w:lineRule="auto"/>
        <w:rPr>
          <w:rFonts w:ascii="Arial" w:hAnsi="Arial" w:cs="Arial"/>
          <w:sz w:val="20"/>
          <w:szCs w:val="20"/>
        </w:rPr>
      </w:pPr>
      <w:r w:rsidRPr="5000F081" w:rsidR="00F27A6C">
        <w:rPr>
          <w:rFonts w:ascii="Arial" w:hAnsi="Arial" w:cs="Arial"/>
          <w:b w:val="1"/>
          <w:bCs w:val="1"/>
          <w:sz w:val="20"/>
          <w:szCs w:val="20"/>
        </w:rPr>
        <w:t>Tools:</w:t>
      </w:r>
      <w:r w:rsidRPr="5000F081" w:rsidR="00D32485">
        <w:rPr>
          <w:rFonts w:ascii="Arial" w:hAnsi="Arial" w:cs="Arial"/>
          <w:sz w:val="20"/>
          <w:szCs w:val="20"/>
        </w:rPr>
        <w:t xml:space="preserve"> </w:t>
      </w:r>
      <w:r w:rsidRPr="5000F081" w:rsidR="00F27A6C">
        <w:rPr>
          <w:rFonts w:ascii="Arial" w:hAnsi="Arial" w:cs="Arial"/>
          <w:sz w:val="20"/>
          <w:szCs w:val="20"/>
        </w:rPr>
        <w:t xml:space="preserve"> VS Code, IntelliJ, Sublime Text</w:t>
      </w:r>
      <w:r w:rsidRPr="5000F081" w:rsidR="008C4B99">
        <w:rPr>
          <w:rFonts w:ascii="Arial" w:hAnsi="Arial" w:cs="Arial"/>
          <w:sz w:val="20"/>
          <w:szCs w:val="20"/>
        </w:rPr>
        <w:t xml:space="preserve">, </w:t>
      </w:r>
      <w:r w:rsidRPr="5000F081" w:rsidR="008C4B99">
        <w:rPr>
          <w:rFonts w:ascii="Arial" w:hAnsi="Arial" w:cs="Arial"/>
          <w:sz w:val="20"/>
          <w:szCs w:val="20"/>
        </w:rPr>
        <w:t>UML</w:t>
      </w:r>
      <w:r w:rsidRPr="5000F081" w:rsidR="008C4B99">
        <w:rPr>
          <w:rFonts w:ascii="Arial" w:hAnsi="Arial" w:cs="Arial"/>
          <w:sz w:val="20"/>
          <w:szCs w:val="20"/>
        </w:rPr>
        <w:t>, Docker, Postman, GitHub, Zoom, Eclipse</w:t>
      </w:r>
    </w:p>
    <w:p w:rsidRPr="00F27A6C" w:rsidR="00F27A6C" w:rsidP="00F27A6C" w:rsidRDefault="00F27A6C" w14:paraId="31BC4414" w14:textId="364EBFFC">
      <w:pPr>
        <w:spacing w:after="0" w:line="240" w:lineRule="auto"/>
        <w:rPr>
          <w:rFonts w:ascii="Arial" w:hAnsi="Arial" w:cs="Arial"/>
          <w:sz w:val="20"/>
          <w:szCs w:val="20"/>
        </w:rPr>
      </w:pPr>
      <w:r w:rsidRPr="0D6724C8" w:rsidR="00F27A6C">
        <w:rPr>
          <w:rFonts w:ascii="Arial" w:hAnsi="Arial" w:cs="Arial"/>
          <w:b w:val="1"/>
          <w:bCs w:val="1"/>
          <w:sz w:val="20"/>
          <w:szCs w:val="20"/>
        </w:rPr>
        <w:t>Platforms</w:t>
      </w:r>
      <w:r w:rsidRPr="0D6724C8" w:rsidR="00F27A6C">
        <w:rPr>
          <w:rFonts w:ascii="Arial" w:hAnsi="Arial" w:cs="Arial"/>
          <w:b w:val="1"/>
          <w:bCs w:val="1"/>
          <w:sz w:val="20"/>
          <w:szCs w:val="20"/>
        </w:rPr>
        <w:t xml:space="preserve">: </w:t>
      </w:r>
      <w:r w:rsidRPr="0D6724C8" w:rsidR="00F27A6C">
        <w:rPr>
          <w:rFonts w:ascii="Arial" w:hAnsi="Arial" w:cs="Arial"/>
          <w:b w:val="0"/>
          <w:bCs w:val="0"/>
          <w:sz w:val="20"/>
          <w:szCs w:val="20"/>
        </w:rPr>
        <w:t>MacOS</w:t>
      </w:r>
      <w:r w:rsidRPr="0D6724C8" w:rsidR="00F27A6C">
        <w:rPr>
          <w:rFonts w:ascii="Arial" w:hAnsi="Arial" w:cs="Arial"/>
          <w:sz w:val="20"/>
          <w:szCs w:val="20"/>
        </w:rPr>
        <w:t>, Windows, Linux</w:t>
      </w:r>
    </w:p>
    <w:p w:rsidR="00F27A6C" w:rsidP="00F27A6C" w:rsidRDefault="00F27A6C" w14:paraId="508473FF" w14:textId="0E39B713">
      <w:pPr>
        <w:pBdr>
          <w:bottom w:val="single" w:color="auto" w:sz="4" w:space="1"/>
        </w:pBdr>
        <w:spacing w:after="0" w:line="240" w:lineRule="auto"/>
        <w:rPr>
          <w:rFonts w:ascii="Arial" w:hAnsi="Arial" w:cs="Arial"/>
          <w:sz w:val="20"/>
          <w:szCs w:val="20"/>
        </w:rPr>
      </w:pPr>
    </w:p>
    <w:p w:rsidR="00F27A6C" w:rsidP="00F27A6C" w:rsidRDefault="00F27A6C" w14:paraId="573109A0" w14:textId="0F4B2209">
      <w:pPr>
        <w:spacing w:after="0" w:line="240" w:lineRule="auto"/>
        <w:rPr>
          <w:rFonts w:ascii="Arial" w:hAnsi="Arial" w:cs="Arial"/>
          <w:sz w:val="20"/>
          <w:szCs w:val="20"/>
        </w:rPr>
      </w:pPr>
    </w:p>
    <w:p w:rsidRPr="00D32485" w:rsidR="00F27A6C" w:rsidP="00D32485" w:rsidRDefault="00D32485" w14:paraId="790F8001" w14:textId="177F6A92">
      <w:pPr>
        <w:spacing w:after="0" w:line="240" w:lineRule="auto"/>
        <w:jc w:val="center"/>
        <w:rPr>
          <w:rFonts w:ascii="Arial" w:hAnsi="Arial" w:cs="Arial"/>
          <w:b/>
          <w:bCs/>
          <w:sz w:val="20"/>
          <w:szCs w:val="20"/>
        </w:rPr>
      </w:pPr>
      <w:r w:rsidRPr="00D32485">
        <w:rPr>
          <w:rFonts w:ascii="Arial" w:hAnsi="Arial" w:cs="Arial"/>
          <w:b/>
          <w:bCs/>
          <w:sz w:val="20"/>
          <w:szCs w:val="20"/>
        </w:rPr>
        <w:t>PROFESSIONAL EXPERIENCE</w:t>
      </w:r>
    </w:p>
    <w:p w:rsidR="00DC19F3" w:rsidP="72D799D8" w:rsidRDefault="00DC19F3" w14:paraId="03408744" w14:textId="440CCB2B">
      <w:pPr>
        <w:pStyle w:val="Normal"/>
        <w:spacing w:after="0" w:line="240" w:lineRule="auto"/>
        <w:jc w:val="both"/>
        <w:rPr>
          <w:rFonts w:ascii="Arial" w:hAnsi="Arial" w:cs="Arial"/>
          <w:sz w:val="20"/>
          <w:szCs w:val="20"/>
        </w:rPr>
      </w:pPr>
    </w:p>
    <w:p w:rsidRPr="00DC19F3" w:rsidR="00DC19F3" w:rsidP="7462B3D6" w:rsidRDefault="00DC19F3" w14:paraId="6683EADB" w14:textId="50487AFA">
      <w:pPr>
        <w:spacing w:after="0" w:line="240" w:lineRule="auto"/>
        <w:jc w:val="both"/>
        <w:rPr>
          <w:rFonts w:ascii="Arial" w:hAnsi="Arial" w:cs="Arial"/>
          <w:b w:val="1"/>
          <w:bCs w:val="1"/>
          <w:sz w:val="20"/>
          <w:szCs w:val="20"/>
        </w:rPr>
      </w:pPr>
      <w:r w:rsidRPr="72D799D8" w:rsidR="5EEBD2CB">
        <w:rPr>
          <w:rFonts w:ascii="Arial" w:hAnsi="Arial" w:cs="Arial"/>
          <w:b w:val="1"/>
          <w:bCs w:val="1"/>
          <w:sz w:val="20"/>
          <w:szCs w:val="20"/>
        </w:rPr>
        <w:t xml:space="preserve">WebMD, Atlanta, GA United States of America </w:t>
      </w:r>
      <w:r w:rsidRPr="72D799D8" w:rsidR="5EEBD2CB">
        <w:rPr>
          <w:rFonts w:ascii="Symbol" w:hAnsi="Symbol" w:eastAsia="Symbol" w:cs="Symbol"/>
          <w:b w:val="1"/>
          <w:bCs w:val="1"/>
          <w:sz w:val="20"/>
          <w:szCs w:val="20"/>
        </w:rPr>
        <w:t>·</w:t>
      </w:r>
      <w:r w:rsidRPr="72D799D8" w:rsidR="5EEBD2CB">
        <w:rPr>
          <w:rFonts w:ascii="Arial" w:hAnsi="Arial" w:cs="Arial"/>
          <w:b w:val="1"/>
          <w:bCs w:val="1"/>
          <w:sz w:val="20"/>
          <w:szCs w:val="20"/>
        </w:rPr>
        <w:t xml:space="preserve"> </w:t>
      </w:r>
      <w:r w:rsidRPr="72D799D8" w:rsidR="48799C36">
        <w:rPr>
          <w:rFonts w:ascii="Arial" w:hAnsi="Arial" w:cs="Arial"/>
          <w:b w:val="1"/>
          <w:bCs w:val="1"/>
          <w:sz w:val="20"/>
          <w:szCs w:val="20"/>
        </w:rPr>
        <w:t>(October</w:t>
      </w:r>
      <w:r w:rsidRPr="72D799D8" w:rsidR="48799C36">
        <w:rPr>
          <w:rFonts w:ascii="Arial" w:hAnsi="Arial" w:cs="Arial"/>
          <w:b w:val="1"/>
          <w:bCs w:val="1"/>
          <w:sz w:val="20"/>
          <w:szCs w:val="20"/>
        </w:rPr>
        <w:t xml:space="preserve"> </w:t>
      </w:r>
      <w:r w:rsidRPr="72D799D8" w:rsidR="4D01D11E">
        <w:rPr>
          <w:rFonts w:ascii="Arial" w:hAnsi="Arial" w:cs="Arial"/>
          <w:b w:val="1"/>
          <w:bCs w:val="1"/>
          <w:sz w:val="20"/>
          <w:szCs w:val="20"/>
        </w:rPr>
        <w:t xml:space="preserve">2022 – </w:t>
      </w:r>
      <w:r w:rsidRPr="72D799D8" w:rsidR="4D01D11E">
        <w:rPr>
          <w:rFonts w:ascii="Arial" w:hAnsi="Arial" w:cs="Arial"/>
          <w:b w:val="1"/>
          <w:bCs w:val="1"/>
          <w:sz w:val="20"/>
          <w:szCs w:val="20"/>
        </w:rPr>
        <w:t>present)</w:t>
      </w:r>
    </w:p>
    <w:p w:rsidRPr="00DC19F3" w:rsidR="00DC19F3" w:rsidP="7462B3D6" w:rsidRDefault="00DC19F3" w14:paraId="3D6F25B3" w14:textId="4F86B3D0">
      <w:pPr>
        <w:pStyle w:val="Normal"/>
        <w:spacing w:after="0" w:line="240" w:lineRule="auto"/>
        <w:jc w:val="both"/>
        <w:rPr>
          <w:rFonts w:ascii="Arial" w:hAnsi="Arial" w:cs="Arial"/>
          <w:sz w:val="20"/>
          <w:szCs w:val="20"/>
        </w:rPr>
      </w:pPr>
      <w:r w:rsidRPr="7462B3D6" w:rsidR="474CD84B">
        <w:rPr>
          <w:rFonts w:ascii="Arial" w:hAnsi="Arial" w:cs="Arial"/>
          <w:sz w:val="20"/>
          <w:szCs w:val="20"/>
        </w:rPr>
        <w:t>WebMD is the most recognized and trusted brand of health information and the leading provider of health information services.</w:t>
      </w:r>
    </w:p>
    <w:p w:rsidRPr="00DC19F3" w:rsidR="00DC19F3" w:rsidP="7462B3D6" w:rsidRDefault="00DC19F3" w14:paraId="35E8816E" w14:textId="793D0598">
      <w:pPr>
        <w:pStyle w:val="Normal"/>
        <w:spacing w:after="0" w:line="240" w:lineRule="auto"/>
        <w:jc w:val="both"/>
        <w:rPr>
          <w:rFonts w:ascii="Arial" w:hAnsi="Arial" w:cs="Arial"/>
          <w:sz w:val="20"/>
          <w:szCs w:val="20"/>
        </w:rPr>
      </w:pPr>
    </w:p>
    <w:p w:rsidRPr="00DC19F3" w:rsidR="00DC19F3" w:rsidP="7462B3D6" w:rsidRDefault="00DC19F3" w14:paraId="54B47D29" w14:textId="26F165F3">
      <w:pPr>
        <w:pStyle w:val="Normal"/>
        <w:spacing w:after="0" w:line="240" w:lineRule="auto"/>
        <w:jc w:val="both"/>
        <w:rPr>
          <w:rFonts w:ascii="Arial" w:hAnsi="Arial" w:cs="Arial"/>
          <w:b w:val="1"/>
          <w:bCs w:val="1"/>
          <w:sz w:val="20"/>
          <w:szCs w:val="20"/>
        </w:rPr>
      </w:pPr>
      <w:r w:rsidRPr="7462B3D6" w:rsidR="474CD84B">
        <w:rPr>
          <w:rFonts w:ascii="Arial" w:hAnsi="Arial" w:cs="Arial"/>
          <w:b w:val="1"/>
          <w:bCs w:val="1"/>
          <w:sz w:val="20"/>
          <w:szCs w:val="20"/>
        </w:rPr>
        <w:t>Web Application Developer (2022-Present)</w:t>
      </w:r>
    </w:p>
    <w:p w:rsidRPr="00DC19F3" w:rsidR="00DC19F3" w:rsidP="7462B3D6" w:rsidRDefault="00DC19F3" w14:paraId="4A5E9431" w14:textId="56A1AA3C">
      <w:pPr>
        <w:pStyle w:val="Normal"/>
        <w:spacing w:after="0" w:line="240" w:lineRule="auto"/>
        <w:jc w:val="both"/>
        <w:rPr>
          <w:rFonts w:ascii="Arial" w:hAnsi="Arial" w:cs="Arial"/>
          <w:sz w:val="20"/>
          <w:szCs w:val="20"/>
        </w:rPr>
      </w:pPr>
      <w:bookmarkStart w:name="_Int_uYzeGP4m" w:id="2010853525"/>
      <w:r w:rsidRPr="72D799D8" w:rsidR="474CD84B">
        <w:rPr>
          <w:rFonts w:ascii="Arial" w:hAnsi="Arial" w:cs="Arial"/>
          <w:sz w:val="20"/>
          <w:szCs w:val="20"/>
        </w:rPr>
        <w:t xml:space="preserve">As a WebMD </w:t>
      </w:r>
      <w:r w:rsidRPr="72D799D8" w:rsidR="19DDD8B2">
        <w:rPr>
          <w:rFonts w:ascii="Arial" w:hAnsi="Arial" w:cs="Arial"/>
          <w:sz w:val="20"/>
          <w:szCs w:val="20"/>
        </w:rPr>
        <w:t xml:space="preserve">web application </w:t>
      </w:r>
      <w:r w:rsidRPr="72D799D8" w:rsidR="474CD84B">
        <w:rPr>
          <w:rFonts w:ascii="Arial" w:hAnsi="Arial" w:cs="Arial"/>
          <w:sz w:val="20"/>
          <w:szCs w:val="20"/>
        </w:rPr>
        <w:t>developer</w:t>
      </w:r>
      <w:r w:rsidRPr="72D799D8" w:rsidR="45D32CD9">
        <w:rPr>
          <w:rFonts w:ascii="Arial" w:hAnsi="Arial" w:cs="Arial"/>
          <w:sz w:val="20"/>
          <w:szCs w:val="20"/>
        </w:rPr>
        <w:t xml:space="preserve"> </w:t>
      </w:r>
      <w:r w:rsidRPr="72D799D8" w:rsidR="1377424E">
        <w:rPr>
          <w:rFonts w:ascii="Arial" w:hAnsi="Arial" w:cs="Arial"/>
          <w:sz w:val="20"/>
          <w:szCs w:val="20"/>
        </w:rPr>
        <w:t>my primary responsibility</w:t>
      </w:r>
      <w:bookmarkEnd w:id="2010853525"/>
      <w:r w:rsidRPr="72D799D8" w:rsidR="1377424E">
        <w:rPr>
          <w:rFonts w:ascii="Arial" w:hAnsi="Arial" w:cs="Arial"/>
          <w:sz w:val="20"/>
          <w:szCs w:val="20"/>
        </w:rPr>
        <w:t xml:space="preserve"> is to create and </w:t>
      </w:r>
      <w:r w:rsidRPr="72D799D8" w:rsidR="1377424E">
        <w:rPr>
          <w:rFonts w:ascii="Arial" w:hAnsi="Arial" w:cs="Arial"/>
          <w:sz w:val="20"/>
          <w:szCs w:val="20"/>
        </w:rPr>
        <w:t>maintain</w:t>
      </w:r>
      <w:r w:rsidRPr="72D799D8" w:rsidR="1377424E">
        <w:rPr>
          <w:rFonts w:ascii="Arial" w:hAnsi="Arial" w:cs="Arial"/>
          <w:sz w:val="20"/>
          <w:szCs w:val="20"/>
        </w:rPr>
        <w:t xml:space="preserve"> front-end web applications. These applications are not only user-friendly but also align with accessibility standards</w:t>
      </w:r>
      <w:r w:rsidRPr="72D799D8" w:rsidR="241637DB">
        <w:rPr>
          <w:rFonts w:ascii="Arial" w:hAnsi="Arial" w:cs="Arial"/>
          <w:sz w:val="20"/>
          <w:szCs w:val="20"/>
        </w:rPr>
        <w:t>, Effective communication across diverse teams is a crucial part of my job.</w:t>
      </w:r>
    </w:p>
    <w:p w:rsidRPr="00DC19F3" w:rsidR="00DC19F3" w:rsidP="7462B3D6" w:rsidRDefault="00DC19F3" w14:paraId="4B7B1138" w14:textId="4FAD0233">
      <w:pPr>
        <w:pStyle w:val="Normal"/>
        <w:spacing w:after="0" w:line="240" w:lineRule="auto"/>
        <w:jc w:val="both"/>
        <w:rPr>
          <w:rFonts w:ascii="Arial" w:hAnsi="Arial" w:cs="Arial"/>
          <w:sz w:val="20"/>
          <w:szCs w:val="20"/>
        </w:rPr>
      </w:pPr>
    </w:p>
    <w:p w:rsidRPr="00DC19F3" w:rsidR="00DC19F3" w:rsidP="72D799D8" w:rsidRDefault="00DC19F3" w14:paraId="6DC95050" w14:textId="0C672D0E">
      <w:pPr>
        <w:pStyle w:val="ListParagraph"/>
        <w:numPr>
          <w:ilvl w:val="0"/>
          <w:numId w:val="7"/>
        </w:numPr>
        <w:spacing w:after="0" w:line="240" w:lineRule="auto"/>
        <w:jc w:val="both"/>
        <w:rPr>
          <w:rFonts w:ascii="Arial" w:hAnsi="Arial" w:cs="Arial"/>
          <w:sz w:val="20"/>
          <w:szCs w:val="20"/>
        </w:rPr>
      </w:pPr>
      <w:r w:rsidRPr="72D799D8" w:rsidR="3A7B9FD9">
        <w:rPr>
          <w:rFonts w:ascii="Arial" w:hAnsi="Arial" w:cs="Arial"/>
          <w:sz w:val="20"/>
          <w:szCs w:val="20"/>
        </w:rPr>
        <w:t xml:space="preserve">Developing and supporting accessible, W3C standards compliant HTML, </w:t>
      </w:r>
      <w:r w:rsidRPr="72D799D8" w:rsidR="6670F400">
        <w:rPr>
          <w:rFonts w:ascii="Arial" w:hAnsi="Arial" w:cs="Arial"/>
          <w:sz w:val="20"/>
          <w:szCs w:val="20"/>
        </w:rPr>
        <w:t>CSS,</w:t>
      </w:r>
      <w:r w:rsidRPr="72D799D8" w:rsidR="3A7B9FD9">
        <w:rPr>
          <w:rFonts w:ascii="Arial" w:hAnsi="Arial" w:cs="Arial"/>
          <w:sz w:val="20"/>
          <w:szCs w:val="20"/>
        </w:rPr>
        <w:t xml:space="preserve"> and </w:t>
      </w:r>
      <w:r w:rsidRPr="72D799D8" w:rsidR="2896CB45">
        <w:rPr>
          <w:rFonts w:ascii="Arial" w:hAnsi="Arial" w:cs="Arial"/>
          <w:sz w:val="20"/>
          <w:szCs w:val="20"/>
        </w:rPr>
        <w:t>JavaScript</w:t>
      </w:r>
      <w:r w:rsidRPr="72D799D8" w:rsidR="1C940E4F">
        <w:rPr>
          <w:rFonts w:ascii="Arial" w:hAnsi="Arial" w:cs="Arial"/>
          <w:sz w:val="20"/>
          <w:szCs w:val="20"/>
        </w:rPr>
        <w:t xml:space="preserve"> </w:t>
      </w:r>
      <w:r w:rsidRPr="72D799D8" w:rsidR="3A7B9FD9">
        <w:rPr>
          <w:rFonts w:ascii="Arial" w:hAnsi="Arial" w:cs="Arial"/>
          <w:sz w:val="20"/>
          <w:szCs w:val="20"/>
        </w:rPr>
        <w:t>for front-end deployment across all supported browsers and devices while meeting strict QA</w:t>
      </w:r>
      <w:r w:rsidRPr="72D799D8" w:rsidR="1A0AB3FD">
        <w:rPr>
          <w:rFonts w:ascii="Arial" w:hAnsi="Arial" w:cs="Arial"/>
          <w:sz w:val="20"/>
          <w:szCs w:val="20"/>
        </w:rPr>
        <w:t xml:space="preserve"> </w:t>
      </w:r>
      <w:r w:rsidRPr="72D799D8" w:rsidR="3A7B9FD9">
        <w:rPr>
          <w:rFonts w:ascii="Arial" w:hAnsi="Arial" w:cs="Arial"/>
          <w:sz w:val="20"/>
          <w:szCs w:val="20"/>
        </w:rPr>
        <w:t>guidelines</w:t>
      </w:r>
    </w:p>
    <w:p w:rsidRPr="00DC19F3" w:rsidR="00DC19F3" w:rsidP="72D799D8" w:rsidRDefault="00DC19F3" w14:paraId="7FEE710D" w14:textId="32FD589E">
      <w:pPr>
        <w:pStyle w:val="ListParagraph"/>
        <w:numPr>
          <w:ilvl w:val="0"/>
          <w:numId w:val="6"/>
        </w:numPr>
        <w:spacing w:after="0" w:line="240" w:lineRule="auto"/>
        <w:jc w:val="both"/>
        <w:rPr>
          <w:rFonts w:ascii="Arial" w:hAnsi="Arial" w:cs="Arial"/>
          <w:sz w:val="20"/>
          <w:szCs w:val="20"/>
        </w:rPr>
      </w:pPr>
      <w:r w:rsidRPr="72D799D8" w:rsidR="3A7B9FD9">
        <w:rPr>
          <w:rFonts w:ascii="Arial" w:hAnsi="Arial" w:cs="Arial"/>
          <w:sz w:val="20"/>
          <w:szCs w:val="20"/>
        </w:rPr>
        <w:t>Writing user-side logic with JavaScript, developing user-facing web applications and</w:t>
      </w:r>
      <w:r w:rsidRPr="72D799D8" w:rsidR="08BC5E54">
        <w:rPr>
          <w:rFonts w:ascii="Arial" w:hAnsi="Arial" w:cs="Arial"/>
          <w:sz w:val="20"/>
          <w:szCs w:val="20"/>
        </w:rPr>
        <w:t xml:space="preserve"> </w:t>
      </w:r>
      <w:r w:rsidRPr="72D799D8" w:rsidR="3A7B9FD9">
        <w:rPr>
          <w:rFonts w:ascii="Arial" w:hAnsi="Arial" w:cs="Arial"/>
          <w:sz w:val="20"/>
          <w:szCs w:val="20"/>
        </w:rPr>
        <w:t>components using Vanilla JS and JavaScript frameworks</w:t>
      </w:r>
      <w:r w:rsidRPr="72D799D8" w:rsidR="48896276">
        <w:rPr>
          <w:rFonts w:ascii="Arial" w:hAnsi="Arial" w:cs="Arial"/>
          <w:sz w:val="20"/>
          <w:szCs w:val="20"/>
        </w:rPr>
        <w:t xml:space="preserve"> like Vue3</w:t>
      </w:r>
    </w:p>
    <w:p w:rsidRPr="00DC19F3" w:rsidR="00DC19F3" w:rsidP="72D799D8" w:rsidRDefault="00DC19F3" w14:paraId="3BE35DDA" w14:textId="69862F27">
      <w:pPr>
        <w:pStyle w:val="ListParagraph"/>
        <w:numPr>
          <w:ilvl w:val="0"/>
          <w:numId w:val="8"/>
        </w:numPr>
        <w:spacing w:after="0" w:line="240" w:lineRule="auto"/>
        <w:jc w:val="both"/>
        <w:rPr>
          <w:rFonts w:ascii="Arial" w:hAnsi="Arial" w:cs="Arial"/>
          <w:sz w:val="20"/>
          <w:szCs w:val="20"/>
        </w:rPr>
      </w:pPr>
      <w:r w:rsidRPr="58BC8DBF" w:rsidR="3A7B9FD9">
        <w:rPr>
          <w:rFonts w:ascii="Arial" w:hAnsi="Arial" w:cs="Arial"/>
          <w:sz w:val="20"/>
          <w:szCs w:val="20"/>
        </w:rPr>
        <w:t>Collaborating effectively with delivery teams; Developers, designers, project managers,</w:t>
      </w:r>
      <w:r w:rsidRPr="58BC8DBF" w:rsidR="447A524D">
        <w:rPr>
          <w:rFonts w:ascii="Arial" w:hAnsi="Arial" w:cs="Arial"/>
          <w:sz w:val="20"/>
          <w:szCs w:val="20"/>
        </w:rPr>
        <w:t xml:space="preserve"> </w:t>
      </w:r>
      <w:r w:rsidRPr="58BC8DBF" w:rsidR="3A7B9FD9">
        <w:rPr>
          <w:rFonts w:ascii="Arial" w:hAnsi="Arial" w:cs="Arial"/>
          <w:sz w:val="20"/>
          <w:szCs w:val="20"/>
        </w:rPr>
        <w:t>content publishers</w:t>
      </w:r>
    </w:p>
    <w:p w:rsidRPr="00DC19F3" w:rsidR="00DC19F3" w:rsidP="72D799D8" w:rsidRDefault="00DC19F3" w14:paraId="3EDCBF04" w14:textId="18E274FD">
      <w:pPr>
        <w:pStyle w:val="ListParagraph"/>
        <w:numPr>
          <w:ilvl w:val="0"/>
          <w:numId w:val="10"/>
        </w:numPr>
        <w:spacing w:after="0" w:line="240" w:lineRule="auto"/>
        <w:jc w:val="both"/>
        <w:rPr>
          <w:rFonts w:ascii="Arial" w:hAnsi="Arial" w:cs="Arial"/>
          <w:sz w:val="20"/>
          <w:szCs w:val="20"/>
        </w:rPr>
      </w:pPr>
      <w:r w:rsidRPr="58BC8DBF" w:rsidR="4EEFF8DA">
        <w:rPr>
          <w:rFonts w:ascii="Arial" w:hAnsi="Arial" w:cs="Arial"/>
          <w:sz w:val="20"/>
          <w:szCs w:val="20"/>
        </w:rPr>
        <w:t>Working in a team environment and being able to pick up existing code and efficiently adapt to make updates across different coding languages.</w:t>
      </w:r>
    </w:p>
    <w:p w:rsidRPr="00DC19F3" w:rsidR="00DC19F3" w:rsidP="7462B3D6" w:rsidRDefault="00DC19F3" w14:paraId="7353B637" w14:textId="77777777">
      <w:pPr>
        <w:spacing w:after="0" w:line="240" w:lineRule="auto"/>
        <w:jc w:val="both"/>
        <w:rPr>
          <w:rFonts w:ascii="Arial" w:hAnsi="Arial" w:cs="Arial"/>
          <w:sz w:val="10"/>
          <w:szCs w:val="10"/>
        </w:rPr>
      </w:pPr>
    </w:p>
    <w:p w:rsidRPr="00DC19F3" w:rsidR="00DC19F3" w:rsidP="7462B3D6" w:rsidRDefault="00DC19F3" w14:paraId="7CD05825" w14:textId="710BC055">
      <w:pPr>
        <w:spacing w:after="0" w:line="240" w:lineRule="auto"/>
        <w:jc w:val="both"/>
        <w:rPr>
          <w:rFonts w:ascii="Arial" w:hAnsi="Arial" w:cs="Arial"/>
          <w:sz w:val="20"/>
          <w:szCs w:val="20"/>
        </w:rPr>
      </w:pPr>
      <w:r w:rsidRPr="7462B3D6" w:rsidR="67DE73A4">
        <w:rPr>
          <w:rFonts w:ascii="Arial" w:hAnsi="Arial" w:cs="Arial"/>
          <w:b w:val="1"/>
          <w:bCs w:val="1"/>
          <w:i w:val="1"/>
          <w:iCs w:val="1"/>
          <w:sz w:val="20"/>
          <w:szCs w:val="20"/>
          <w:u w:val="single"/>
        </w:rPr>
        <w:t>Technologies Used:</w:t>
      </w:r>
      <w:r w:rsidRPr="7462B3D6" w:rsidR="67DE73A4">
        <w:rPr>
          <w:rFonts w:ascii="Arial" w:hAnsi="Arial" w:cs="Arial"/>
          <w:sz w:val="20"/>
          <w:szCs w:val="20"/>
        </w:rPr>
        <w:t xml:space="preserve"> VueJS, TypeScript, Git, Workfront</w:t>
      </w:r>
      <w:r w:rsidRPr="7462B3D6" w:rsidR="3EB43E6C">
        <w:rPr>
          <w:rFonts w:ascii="Arial" w:hAnsi="Arial" w:cs="Arial"/>
          <w:sz w:val="20"/>
          <w:szCs w:val="20"/>
        </w:rPr>
        <w:t>, GitLab, HTML5, CSS3, SASS</w:t>
      </w:r>
      <w:r w:rsidRPr="7462B3D6" w:rsidR="67DE73A4">
        <w:rPr>
          <w:rFonts w:ascii="Arial" w:hAnsi="Arial" w:cs="Arial"/>
          <w:sz w:val="20"/>
          <w:szCs w:val="20"/>
        </w:rPr>
        <w:t>, Visual Studio</w:t>
      </w:r>
      <w:r w:rsidRPr="7462B3D6" w:rsidR="2A4FABAB">
        <w:rPr>
          <w:rFonts w:ascii="Arial" w:hAnsi="Arial" w:cs="Arial"/>
          <w:sz w:val="20"/>
          <w:szCs w:val="20"/>
        </w:rPr>
        <w:t>, Internal tools for the company</w:t>
      </w:r>
      <w:r w:rsidRPr="7462B3D6" w:rsidR="67DE73A4">
        <w:rPr>
          <w:rFonts w:ascii="Arial" w:hAnsi="Arial" w:cs="Arial"/>
          <w:sz w:val="20"/>
          <w:szCs w:val="20"/>
        </w:rPr>
        <w:t>.</w:t>
      </w:r>
    </w:p>
    <w:p w:rsidRPr="00DC19F3" w:rsidR="00DC19F3" w:rsidP="7462B3D6" w:rsidRDefault="00DC19F3" w14:paraId="5AB806E8" w14:textId="45EE7497">
      <w:pPr>
        <w:pStyle w:val="Normal"/>
        <w:spacing w:after="0" w:line="240" w:lineRule="auto"/>
        <w:jc w:val="both"/>
        <w:rPr>
          <w:rFonts w:ascii="Arial" w:hAnsi="Arial" w:cs="Arial"/>
          <w:sz w:val="20"/>
          <w:szCs w:val="20"/>
        </w:rPr>
      </w:pPr>
    </w:p>
    <w:p w:rsidRPr="00DC19F3" w:rsidR="00DC19F3" w:rsidP="7462B3D6" w:rsidRDefault="00DC19F3" w14:paraId="433B21C1" w14:textId="37D29B79">
      <w:pPr>
        <w:pStyle w:val="Normal"/>
        <w:spacing w:after="0" w:line="240" w:lineRule="auto"/>
        <w:jc w:val="both"/>
        <w:rPr>
          <w:rFonts w:ascii="Arial" w:hAnsi="Arial" w:cs="Arial"/>
          <w:b w:val="1"/>
          <w:bCs w:val="1"/>
          <w:sz w:val="20"/>
          <w:szCs w:val="20"/>
        </w:rPr>
      </w:pPr>
      <w:r w:rsidRPr="58BC8DBF" w:rsidR="00DC19F3">
        <w:rPr>
          <w:rFonts w:ascii="Arial" w:hAnsi="Arial" w:cs="Arial"/>
          <w:b w:val="1"/>
          <w:bCs w:val="1"/>
          <w:sz w:val="20"/>
          <w:szCs w:val="20"/>
        </w:rPr>
        <w:t xml:space="preserve">MAURIBAC BY MAURIBIT, Nouakchott, Mauritania </w:t>
      </w:r>
      <w:r w:rsidRPr="58BC8DBF" w:rsidR="00DC19F3">
        <w:rPr>
          <w:rFonts w:ascii="Symbol" w:hAnsi="Symbol" w:eastAsia="Symbol" w:cs="Symbol"/>
          <w:b w:val="1"/>
          <w:bCs w:val="1"/>
          <w:sz w:val="20"/>
          <w:szCs w:val="20"/>
        </w:rPr>
        <w:t>·</w:t>
      </w:r>
      <w:r w:rsidRPr="58BC8DBF" w:rsidR="00DC19F3">
        <w:rPr>
          <w:rFonts w:ascii="Arial" w:hAnsi="Arial" w:cs="Arial"/>
          <w:b w:val="1"/>
          <w:bCs w:val="1"/>
          <w:sz w:val="20"/>
          <w:szCs w:val="20"/>
        </w:rPr>
        <w:t xml:space="preserve"> 2018-2022</w:t>
      </w:r>
    </w:p>
    <w:p w:rsidR="00DC19F3" w:rsidP="008A09D3" w:rsidRDefault="00DC19F3" w14:paraId="78DD9153" w14:textId="5C97F1FE">
      <w:pPr>
        <w:spacing w:after="0" w:line="240" w:lineRule="auto"/>
        <w:jc w:val="both"/>
        <w:rPr>
          <w:rFonts w:ascii="Arial" w:hAnsi="Arial" w:cs="Arial"/>
          <w:sz w:val="20"/>
          <w:szCs w:val="20"/>
        </w:rPr>
      </w:pPr>
      <w:r>
        <w:rPr>
          <w:rFonts w:ascii="Arial" w:hAnsi="Arial" w:cs="Arial"/>
          <w:sz w:val="20"/>
          <w:szCs w:val="20"/>
        </w:rPr>
        <w:t>Website for publication of exam results.</w:t>
      </w:r>
    </w:p>
    <w:p w:rsidRPr="00E839D5" w:rsidR="00DC19F3" w:rsidP="008A09D3" w:rsidRDefault="00DC19F3" w14:paraId="633B3AF5" w14:textId="7251C1C9">
      <w:pPr>
        <w:spacing w:after="0" w:line="240" w:lineRule="auto"/>
        <w:jc w:val="both"/>
        <w:rPr>
          <w:rFonts w:ascii="Arial" w:hAnsi="Arial" w:cs="Arial"/>
          <w:sz w:val="10"/>
          <w:szCs w:val="10"/>
        </w:rPr>
      </w:pPr>
    </w:p>
    <w:p w:rsidR="58BC8DBF" w:rsidP="58BC8DBF" w:rsidRDefault="58BC8DBF" w14:paraId="37E86F52" w14:textId="6DDB3894">
      <w:pPr>
        <w:pStyle w:val="Normal"/>
        <w:spacing w:after="0" w:line="240" w:lineRule="auto"/>
        <w:jc w:val="both"/>
        <w:rPr>
          <w:rFonts w:ascii="Arial" w:hAnsi="Arial" w:cs="Arial"/>
          <w:sz w:val="10"/>
          <w:szCs w:val="10"/>
        </w:rPr>
      </w:pPr>
    </w:p>
    <w:p w:rsidR="58BC8DBF" w:rsidP="58BC8DBF" w:rsidRDefault="58BC8DBF" w14:paraId="29F8E645" w14:textId="68E18C20">
      <w:pPr>
        <w:pStyle w:val="Normal"/>
        <w:spacing w:after="0" w:line="240" w:lineRule="auto"/>
        <w:jc w:val="both"/>
        <w:rPr>
          <w:rFonts w:ascii="Arial" w:hAnsi="Arial" w:cs="Arial"/>
          <w:sz w:val="10"/>
          <w:szCs w:val="10"/>
        </w:rPr>
      </w:pPr>
    </w:p>
    <w:p w:rsidRPr="00F93528" w:rsidR="00F93528" w:rsidP="5000F081" w:rsidRDefault="00F93528" w14:paraId="42BE5F30" w14:textId="3B8ED04F">
      <w:pPr>
        <w:pStyle w:val="Normal"/>
        <w:spacing w:after="0" w:line="240" w:lineRule="auto"/>
        <w:jc w:val="both"/>
        <w:rPr>
          <w:rFonts w:ascii="Arial" w:hAnsi="Arial" w:cs="Arial"/>
          <w:b w:val="1"/>
          <w:bCs w:val="1"/>
          <w:sz w:val="20"/>
          <w:szCs w:val="20"/>
        </w:rPr>
      </w:pPr>
      <w:r w:rsidRPr="58BC8DBF" w:rsidR="00F93528">
        <w:rPr>
          <w:rFonts w:ascii="Arial" w:hAnsi="Arial" w:cs="Arial"/>
          <w:b w:val="1"/>
          <w:bCs w:val="1"/>
          <w:sz w:val="20"/>
          <w:szCs w:val="20"/>
        </w:rPr>
        <w:t>Software Developer (2018-</w:t>
      </w:r>
      <w:r w:rsidRPr="58BC8DBF" w:rsidR="004D7D1D">
        <w:rPr>
          <w:rFonts w:ascii="Arial" w:hAnsi="Arial" w:cs="Arial"/>
          <w:b w:val="1"/>
          <w:bCs w:val="1"/>
          <w:sz w:val="20"/>
          <w:szCs w:val="20"/>
        </w:rPr>
        <w:t>20</w:t>
      </w:r>
      <w:r w:rsidRPr="58BC8DBF" w:rsidR="004D7D1D">
        <w:rPr>
          <w:rFonts w:ascii="Arial" w:hAnsi="Arial" w:cs="Arial"/>
          <w:b w:val="1"/>
          <w:bCs w:val="1"/>
          <w:sz w:val="20"/>
          <w:szCs w:val="20"/>
        </w:rPr>
        <w:t>22</w:t>
      </w:r>
      <w:r w:rsidRPr="58BC8DBF" w:rsidR="00F93528">
        <w:rPr>
          <w:rFonts w:ascii="Arial" w:hAnsi="Arial" w:cs="Arial"/>
          <w:b w:val="1"/>
          <w:bCs w:val="1"/>
          <w:sz w:val="20"/>
          <w:szCs w:val="20"/>
        </w:rPr>
        <w:t>)</w:t>
      </w:r>
    </w:p>
    <w:p w:rsidR="00DC19F3" w:rsidP="008A09D3" w:rsidRDefault="00F93528" w14:paraId="7DA25747" w14:textId="2768A22E">
      <w:pPr>
        <w:pStyle w:val="ListParagraph"/>
        <w:numPr>
          <w:ilvl w:val="0"/>
          <w:numId w:val="2"/>
        </w:numPr>
        <w:spacing w:after="0" w:line="240" w:lineRule="auto"/>
        <w:jc w:val="both"/>
        <w:rPr>
          <w:rFonts w:ascii="Arial" w:hAnsi="Arial" w:cs="Arial"/>
          <w:sz w:val="20"/>
          <w:szCs w:val="20"/>
        </w:rPr>
      </w:pPr>
      <w:r w:rsidRPr="78C9ED61" w:rsidR="00F93528">
        <w:rPr>
          <w:rFonts w:ascii="Arial" w:hAnsi="Arial" w:cs="Arial"/>
          <w:sz w:val="20"/>
          <w:szCs w:val="20"/>
        </w:rPr>
        <w:t xml:space="preserve">Played key role in </w:t>
      </w:r>
      <w:r w:rsidRPr="78C9ED61" w:rsidR="004D7D1D">
        <w:rPr>
          <w:rFonts w:ascii="Arial" w:hAnsi="Arial" w:cs="Arial"/>
          <w:sz w:val="20"/>
          <w:szCs w:val="20"/>
        </w:rPr>
        <w:t>web</w:t>
      </w:r>
      <w:r w:rsidRPr="78C9ED61" w:rsidR="004D7D1D">
        <w:rPr>
          <w:rFonts w:ascii="Arial" w:hAnsi="Arial" w:cs="Arial"/>
          <w:sz w:val="20"/>
          <w:szCs w:val="20"/>
        </w:rPr>
        <w:t xml:space="preserve"> application</w:t>
      </w:r>
      <w:r w:rsidRPr="78C9ED61" w:rsidR="004D7D1D">
        <w:rPr>
          <w:rFonts w:ascii="Arial" w:hAnsi="Arial" w:cs="Arial"/>
          <w:sz w:val="20"/>
          <w:szCs w:val="20"/>
        </w:rPr>
        <w:t xml:space="preserve"> </w:t>
      </w:r>
      <w:r w:rsidRPr="78C9ED61" w:rsidR="00F93528">
        <w:rPr>
          <w:rFonts w:ascii="Arial" w:hAnsi="Arial" w:cs="Arial"/>
          <w:sz w:val="20"/>
          <w:szCs w:val="20"/>
        </w:rPr>
        <w:t xml:space="preserve">development based on </w:t>
      </w:r>
      <w:bookmarkStart w:name="_Int_LiKNfyYg" w:id="1731747373"/>
      <w:r w:rsidRPr="78C9ED61" w:rsidR="00F93528">
        <w:rPr>
          <w:rFonts w:ascii="Arial" w:hAnsi="Arial" w:cs="Arial"/>
          <w:sz w:val="20"/>
          <w:szCs w:val="20"/>
        </w:rPr>
        <w:t>VueJS</w:t>
      </w:r>
      <w:bookmarkEnd w:id="1731747373"/>
      <w:r w:rsidRPr="78C9ED61" w:rsidR="00F93528">
        <w:rPr>
          <w:rFonts w:ascii="Arial" w:hAnsi="Arial" w:cs="Arial"/>
          <w:sz w:val="20"/>
          <w:szCs w:val="20"/>
        </w:rPr>
        <w:t xml:space="preserve"> framework</w:t>
      </w:r>
      <w:r w:rsidRPr="78C9ED61" w:rsidR="00F93528">
        <w:rPr>
          <w:rFonts w:ascii="Arial" w:hAnsi="Arial" w:cs="Arial"/>
          <w:sz w:val="20"/>
          <w:szCs w:val="20"/>
        </w:rPr>
        <w:t>.</w:t>
      </w:r>
    </w:p>
    <w:p w:rsidR="00F93528" w:rsidP="008A09D3" w:rsidRDefault="00F93528" w14:paraId="5B5FA2A6" w14:textId="52EBC05B">
      <w:pPr>
        <w:pStyle w:val="ListParagraph"/>
        <w:numPr>
          <w:ilvl w:val="0"/>
          <w:numId w:val="2"/>
        </w:numPr>
        <w:spacing w:after="0" w:line="240" w:lineRule="auto"/>
        <w:jc w:val="both"/>
        <w:rPr>
          <w:rFonts w:ascii="Arial" w:hAnsi="Arial" w:cs="Arial"/>
          <w:sz w:val="20"/>
          <w:szCs w:val="20"/>
        </w:rPr>
      </w:pPr>
      <w:r w:rsidRPr="78C9ED61" w:rsidR="00F93528">
        <w:rPr>
          <w:rFonts w:ascii="Arial" w:hAnsi="Arial" w:cs="Arial"/>
          <w:sz w:val="20"/>
          <w:szCs w:val="20"/>
        </w:rPr>
        <w:t xml:space="preserve">Contributed to implementation of new </w:t>
      </w:r>
      <w:r w:rsidRPr="78C9ED61" w:rsidR="00F93528">
        <w:rPr>
          <w:rFonts w:ascii="Arial" w:hAnsi="Arial" w:cs="Arial"/>
          <w:sz w:val="20"/>
          <w:szCs w:val="20"/>
        </w:rPr>
        <w:t xml:space="preserve">UX version of </w:t>
      </w:r>
      <w:bookmarkStart w:name="_Int_ikwIkkOR" w:id="784088362"/>
      <w:r w:rsidRPr="78C9ED61" w:rsidR="00F93528">
        <w:rPr>
          <w:rFonts w:ascii="Arial" w:hAnsi="Arial" w:cs="Arial"/>
          <w:sz w:val="20"/>
          <w:szCs w:val="20"/>
        </w:rPr>
        <w:t>Mauribac</w:t>
      </w:r>
      <w:bookmarkEnd w:id="784088362"/>
      <w:r w:rsidRPr="78C9ED61" w:rsidR="00F93528">
        <w:rPr>
          <w:rFonts w:ascii="Arial" w:hAnsi="Arial" w:cs="Arial"/>
          <w:sz w:val="20"/>
          <w:szCs w:val="20"/>
        </w:rPr>
        <w:t xml:space="preserve"> built with Vue.js, </w:t>
      </w:r>
      <w:bookmarkStart w:name="_Int_EfzYN8VB" w:id="196565320"/>
      <w:r w:rsidRPr="78C9ED61" w:rsidR="00F93528">
        <w:rPr>
          <w:rFonts w:ascii="Arial" w:hAnsi="Arial" w:cs="Arial"/>
          <w:sz w:val="20"/>
          <w:szCs w:val="20"/>
        </w:rPr>
        <w:t>Vuex</w:t>
      </w:r>
      <w:bookmarkEnd w:id="196565320"/>
      <w:r w:rsidRPr="78C9ED61" w:rsidR="00F93528">
        <w:rPr>
          <w:rFonts w:ascii="Arial" w:hAnsi="Arial" w:cs="Arial"/>
          <w:sz w:val="20"/>
          <w:szCs w:val="20"/>
        </w:rPr>
        <w:t>, and other Vue-related technologies</w:t>
      </w:r>
      <w:r w:rsidRPr="78C9ED61" w:rsidR="00F93528">
        <w:rPr>
          <w:rFonts w:ascii="Arial" w:hAnsi="Arial" w:cs="Arial"/>
          <w:sz w:val="20"/>
          <w:szCs w:val="20"/>
        </w:rPr>
        <w:t>.</w:t>
      </w:r>
    </w:p>
    <w:p w:rsidR="00F32D39" w:rsidP="008A09D3" w:rsidRDefault="00F32D39" w14:paraId="393F32B5" w14:textId="0A836376">
      <w:pPr>
        <w:pStyle w:val="ListParagraph"/>
        <w:numPr>
          <w:ilvl w:val="0"/>
          <w:numId w:val="2"/>
        </w:numPr>
        <w:spacing w:after="0" w:line="240" w:lineRule="auto"/>
        <w:jc w:val="both"/>
        <w:rPr>
          <w:rFonts w:ascii="Arial" w:hAnsi="Arial" w:cs="Arial"/>
          <w:sz w:val="20"/>
          <w:szCs w:val="20"/>
        </w:rPr>
      </w:pPr>
      <w:r w:rsidRPr="5000F081" w:rsidR="00F32D39">
        <w:rPr>
          <w:rFonts w:ascii="Arial" w:hAnsi="Arial" w:cs="Arial"/>
          <w:sz w:val="20"/>
          <w:szCs w:val="20"/>
        </w:rPr>
        <w:t xml:space="preserve">Worked on </w:t>
      </w:r>
      <w:r w:rsidRPr="5000F081" w:rsidR="00F32D39">
        <w:rPr>
          <w:rFonts w:ascii="Arial" w:hAnsi="Arial" w:cs="Arial"/>
          <w:sz w:val="20"/>
          <w:szCs w:val="20"/>
        </w:rPr>
        <w:t>front-end, dynamic, and interactive development</w:t>
      </w:r>
      <w:r w:rsidRPr="5000F081" w:rsidR="00715F52">
        <w:rPr>
          <w:rFonts w:ascii="Arial" w:hAnsi="Arial" w:cs="Arial"/>
          <w:sz w:val="20"/>
          <w:szCs w:val="20"/>
        </w:rPr>
        <w:t xml:space="preserve"> from scratch</w:t>
      </w:r>
      <w:r w:rsidRPr="5000F081" w:rsidR="00F32D39">
        <w:rPr>
          <w:rFonts w:ascii="Arial" w:hAnsi="Arial" w:cs="Arial"/>
          <w:sz w:val="20"/>
          <w:szCs w:val="20"/>
        </w:rPr>
        <w:t>.</w:t>
      </w:r>
    </w:p>
    <w:p w:rsidR="00F32D39" w:rsidP="008A09D3" w:rsidRDefault="00F32D39" w14:paraId="39D9188D" w14:textId="17D5B018">
      <w:pPr>
        <w:pStyle w:val="ListParagraph"/>
        <w:numPr>
          <w:ilvl w:val="0"/>
          <w:numId w:val="2"/>
        </w:numPr>
        <w:spacing w:after="0" w:line="240" w:lineRule="auto"/>
        <w:jc w:val="both"/>
        <w:rPr>
          <w:rFonts w:ascii="Arial" w:hAnsi="Arial" w:cs="Arial"/>
          <w:sz w:val="20"/>
          <w:szCs w:val="20"/>
        </w:rPr>
      </w:pPr>
      <w:r>
        <w:rPr>
          <w:rFonts w:ascii="Arial" w:hAnsi="Arial" w:cs="Arial"/>
          <w:sz w:val="20"/>
          <w:szCs w:val="20"/>
        </w:rPr>
        <w:t xml:space="preserve">Provided back-end management </w:t>
      </w:r>
      <w:r w:rsidRPr="00F27A6C">
        <w:rPr>
          <w:rFonts w:ascii="Arial" w:hAnsi="Arial" w:cs="Arial"/>
          <w:sz w:val="20"/>
          <w:szCs w:val="20"/>
        </w:rPr>
        <w:t>with Typescript as server-side language running in node.js environment with Redis as in-memory cache service and AWS (Amazon Web Services, Inc.) to deploy.</w:t>
      </w:r>
    </w:p>
    <w:p w:rsidRPr="00E839D5" w:rsidR="00F27A6C" w:rsidP="58BC8DBF" w:rsidRDefault="00F27A6C" w14:paraId="60740CF6" w14:textId="77D3F2E8">
      <w:pPr>
        <w:pStyle w:val="ListParagraph"/>
        <w:numPr>
          <w:ilvl w:val="0"/>
          <w:numId w:val="2"/>
        </w:numPr>
        <w:spacing w:after="0" w:line="240" w:lineRule="auto"/>
        <w:jc w:val="both"/>
        <w:rPr>
          <w:rFonts w:ascii="Arial" w:hAnsi="Arial" w:cs="Arial"/>
          <w:sz w:val="20"/>
          <w:szCs w:val="20"/>
        </w:rPr>
      </w:pPr>
      <w:r w:rsidRPr="58BC8DBF" w:rsidR="00F32D39">
        <w:rPr>
          <w:rFonts w:ascii="Arial" w:hAnsi="Arial" w:cs="Arial"/>
          <w:sz w:val="20"/>
          <w:szCs w:val="20"/>
        </w:rPr>
        <w:t>Delivered codebase working with Git and Bitbucket.</w:t>
      </w:r>
    </w:p>
    <w:p w:rsidRPr="00E839D5" w:rsidR="00F27A6C" w:rsidP="58BC8DBF" w:rsidRDefault="00F27A6C" w14:paraId="1D76B92C" w14:textId="63BBFA52">
      <w:pPr>
        <w:pStyle w:val="ListParagraph"/>
        <w:numPr>
          <w:ilvl w:val="0"/>
          <w:numId w:val="2"/>
        </w:numPr>
        <w:spacing w:after="0" w:line="240" w:lineRule="auto"/>
        <w:jc w:val="both"/>
        <w:rPr>
          <w:rFonts w:ascii="Arial" w:hAnsi="Arial" w:cs="Arial"/>
          <w:sz w:val="20"/>
          <w:szCs w:val="20"/>
        </w:rPr>
      </w:pPr>
      <w:r w:rsidRPr="58BC8DBF" w:rsidR="005C5F60">
        <w:rPr>
          <w:rFonts w:ascii="Arial" w:hAnsi="Arial" w:cs="Arial"/>
          <w:sz w:val="20"/>
          <w:szCs w:val="20"/>
        </w:rPr>
        <w:t>Tested newly deployed features.</w:t>
      </w:r>
    </w:p>
    <w:p w:rsidR="7462B3D6" w:rsidP="72D799D8" w:rsidRDefault="7462B3D6" w14:paraId="36A54C62" w14:textId="47A4A2AC">
      <w:pPr>
        <w:spacing w:after="0" w:line="240" w:lineRule="auto"/>
        <w:jc w:val="both"/>
        <w:rPr>
          <w:rFonts w:ascii="Arial" w:hAnsi="Arial" w:cs="Arial"/>
          <w:sz w:val="20"/>
          <w:szCs w:val="20"/>
        </w:rPr>
      </w:pPr>
      <w:r w:rsidRPr="58BC8DBF" w:rsidR="005C5F60">
        <w:rPr>
          <w:rFonts w:ascii="Arial" w:hAnsi="Arial" w:cs="Arial"/>
          <w:b w:val="1"/>
          <w:bCs w:val="1"/>
          <w:i w:val="1"/>
          <w:iCs w:val="1"/>
          <w:sz w:val="20"/>
          <w:szCs w:val="20"/>
          <w:u w:val="single"/>
        </w:rPr>
        <w:t>Technologies Used:</w:t>
      </w:r>
      <w:r w:rsidRPr="58BC8DBF" w:rsidR="00F27A6C">
        <w:rPr>
          <w:rFonts w:ascii="Arial" w:hAnsi="Arial" w:cs="Arial"/>
          <w:sz w:val="20"/>
          <w:szCs w:val="20"/>
        </w:rPr>
        <w:t xml:space="preserve"> </w:t>
      </w:r>
      <w:r w:rsidRPr="58BC8DBF" w:rsidR="00F27A6C">
        <w:rPr>
          <w:rFonts w:ascii="Arial" w:hAnsi="Arial" w:cs="Arial"/>
          <w:sz w:val="20"/>
          <w:szCs w:val="20"/>
        </w:rPr>
        <w:t>VueJS</w:t>
      </w:r>
      <w:r w:rsidRPr="58BC8DBF" w:rsidR="00F27A6C">
        <w:rPr>
          <w:rFonts w:ascii="Arial" w:hAnsi="Arial" w:cs="Arial"/>
          <w:sz w:val="20"/>
          <w:szCs w:val="20"/>
        </w:rPr>
        <w:t>, TypeScript, AWS</w:t>
      </w:r>
      <w:r w:rsidRPr="58BC8DBF" w:rsidR="00715F52">
        <w:rPr>
          <w:rFonts w:ascii="Arial" w:hAnsi="Arial" w:cs="Arial"/>
          <w:sz w:val="20"/>
          <w:szCs w:val="20"/>
        </w:rPr>
        <w:t xml:space="preserve">, </w:t>
      </w:r>
      <w:r w:rsidRPr="58BC8DBF" w:rsidR="00084799">
        <w:rPr>
          <w:rFonts w:ascii="Arial" w:hAnsi="Arial" w:cs="Arial"/>
          <w:sz w:val="20"/>
          <w:szCs w:val="20"/>
        </w:rPr>
        <w:t xml:space="preserve">Angular, React, </w:t>
      </w:r>
      <w:r w:rsidRPr="58BC8DBF" w:rsidR="00715F52">
        <w:rPr>
          <w:rFonts w:ascii="Arial" w:hAnsi="Arial" w:cs="Arial"/>
          <w:sz w:val="20"/>
          <w:szCs w:val="20"/>
        </w:rPr>
        <w:t>Git, Bitbucket, Redis, Google Analytics, Visual St</w:t>
      </w:r>
      <w:r w:rsidRPr="58BC8DBF" w:rsidR="5000F081">
        <w:rPr>
          <w:rFonts w:ascii="Arial" w:hAnsi="Arial" w:cs="Arial"/>
          <w:sz w:val="20"/>
          <w:szCs w:val="20"/>
        </w:rPr>
        <w:t xml:space="preserve">udio, </w:t>
      </w:r>
      <w:r w:rsidRPr="58BC8DBF" w:rsidR="02185BF5">
        <w:rPr>
          <w:rFonts w:ascii="Arial" w:hAnsi="Arial" w:cs="Arial"/>
          <w:sz w:val="20"/>
          <w:szCs w:val="20"/>
        </w:rPr>
        <w:t>Java, C, C++.</w:t>
      </w:r>
    </w:p>
    <w:p w:rsidR="78C9ED61" w:rsidP="58BC8DBF" w:rsidRDefault="78C9ED61" w14:paraId="71CFDC43" w14:textId="0C2899C3">
      <w:pPr>
        <w:pStyle w:val="Normal"/>
        <w:spacing w:after="0" w:line="240" w:lineRule="auto"/>
        <w:jc w:val="both"/>
        <w:rPr>
          <w:rFonts w:ascii="Arial" w:hAnsi="Arial" w:cs="Arial"/>
          <w:sz w:val="20"/>
          <w:szCs w:val="20"/>
        </w:rPr>
      </w:pPr>
    </w:p>
    <w:p w:rsidR="78C9ED61" w:rsidP="58BC8DBF" w:rsidRDefault="78C9ED61" w14:paraId="3E23D51B" w14:textId="5CB71740">
      <w:pPr>
        <w:pStyle w:val="Normal"/>
        <w:spacing w:after="0" w:line="240" w:lineRule="auto"/>
        <w:jc w:val="both"/>
        <w:rPr>
          <w:rFonts w:ascii="Arial" w:hAnsi="Arial" w:cs="Arial"/>
          <w:b w:val="1"/>
          <w:bCs w:val="1"/>
          <w:sz w:val="20"/>
          <w:szCs w:val="20"/>
        </w:rPr>
      </w:pPr>
      <w:r w:rsidRPr="58BC8DBF" w:rsidR="4BC383AE">
        <w:rPr>
          <w:rFonts w:ascii="Arial" w:hAnsi="Arial" w:cs="Arial"/>
          <w:b w:val="1"/>
          <w:bCs w:val="1"/>
          <w:sz w:val="20"/>
          <w:szCs w:val="20"/>
        </w:rPr>
        <w:t xml:space="preserve">Lebjawi Tech, Online </w:t>
      </w:r>
      <w:r w:rsidRPr="58BC8DBF" w:rsidR="4BC383AE">
        <w:rPr>
          <w:rFonts w:ascii="Symbol" w:hAnsi="Symbol" w:eastAsia="Symbol" w:cs="Symbol"/>
          <w:b w:val="1"/>
          <w:bCs w:val="1"/>
          <w:sz w:val="20"/>
          <w:szCs w:val="20"/>
        </w:rPr>
        <w:t>·</w:t>
      </w:r>
      <w:r w:rsidRPr="58BC8DBF" w:rsidR="4BC383AE">
        <w:rPr>
          <w:rFonts w:ascii="Arial" w:hAnsi="Arial" w:cs="Arial"/>
          <w:b w:val="1"/>
          <w:bCs w:val="1"/>
          <w:sz w:val="20"/>
          <w:szCs w:val="20"/>
        </w:rPr>
        <w:t xml:space="preserve"> 2019-2023</w:t>
      </w:r>
    </w:p>
    <w:p w:rsidR="78C9ED61" w:rsidP="58BC8DBF" w:rsidRDefault="78C9ED61" w14:paraId="2606A0F7" w14:textId="1E4D5B14">
      <w:pPr>
        <w:pStyle w:val="Normal"/>
        <w:suppressLineNumbers w:val="0"/>
        <w:bidi w:val="0"/>
        <w:spacing w:before="0" w:beforeAutospacing="off" w:after="0" w:afterAutospacing="off" w:line="240" w:lineRule="auto"/>
        <w:ind w:left="0" w:right="0"/>
        <w:jc w:val="both"/>
      </w:pPr>
      <w:r w:rsidRPr="58BC8DBF" w:rsidR="4BC383AE">
        <w:rPr>
          <w:rFonts w:ascii="Arial" w:hAnsi="Arial" w:cs="Arial"/>
          <w:sz w:val="20"/>
          <w:szCs w:val="20"/>
        </w:rPr>
        <w:t>Self-practice</w:t>
      </w:r>
      <w:r w:rsidRPr="58BC8DBF" w:rsidR="4BC383AE">
        <w:rPr>
          <w:rFonts w:ascii="Arial" w:hAnsi="Arial" w:cs="Arial"/>
          <w:sz w:val="20"/>
          <w:szCs w:val="20"/>
        </w:rPr>
        <w:t>, and work in my private company.</w:t>
      </w:r>
    </w:p>
    <w:p w:rsidR="78C9ED61" w:rsidP="58BC8DBF" w:rsidRDefault="78C9ED61" w14:paraId="2C3FE8D1" w14:textId="7251C1C9">
      <w:pPr>
        <w:spacing w:after="0" w:line="240" w:lineRule="auto"/>
        <w:jc w:val="both"/>
        <w:rPr>
          <w:rFonts w:ascii="Arial" w:hAnsi="Arial" w:cs="Arial"/>
          <w:sz w:val="10"/>
          <w:szCs w:val="10"/>
        </w:rPr>
      </w:pPr>
    </w:p>
    <w:p w:rsidR="78C9ED61" w:rsidP="58BC8DBF" w:rsidRDefault="78C9ED61" w14:paraId="58B808A0" w14:textId="41A1E4B2">
      <w:pPr>
        <w:pStyle w:val="Normal"/>
        <w:spacing w:after="0" w:line="240" w:lineRule="auto"/>
        <w:jc w:val="both"/>
        <w:rPr>
          <w:rFonts w:ascii="Arial" w:hAnsi="Arial" w:cs="Arial"/>
          <w:b w:val="1"/>
          <w:bCs w:val="1"/>
          <w:sz w:val="20"/>
          <w:szCs w:val="20"/>
        </w:rPr>
      </w:pPr>
      <w:r w:rsidRPr="58BC8DBF" w:rsidR="4BC383AE">
        <w:rPr>
          <w:rFonts w:ascii="Arial" w:hAnsi="Arial" w:cs="Arial"/>
          <w:b w:val="1"/>
          <w:bCs w:val="1"/>
          <w:sz w:val="20"/>
          <w:szCs w:val="20"/>
        </w:rPr>
        <w:t>Flutter Developer (2019-2023)</w:t>
      </w:r>
    </w:p>
    <w:p w:rsidR="78C9ED61" w:rsidP="58BC8DBF" w:rsidRDefault="78C9ED61" w14:paraId="6CB29041" w14:textId="7E8A4113">
      <w:pPr>
        <w:spacing w:after="0" w:line="240" w:lineRule="auto"/>
        <w:jc w:val="both"/>
        <w:rPr>
          <w:rFonts w:ascii="Arial" w:hAnsi="Arial" w:cs="Arial"/>
          <w:sz w:val="20"/>
          <w:szCs w:val="20"/>
        </w:rPr>
      </w:pPr>
      <w:r w:rsidRPr="58BC8DBF" w:rsidR="37E952E7">
        <w:rPr>
          <w:rFonts w:ascii="Arial" w:hAnsi="Arial" w:cs="Arial"/>
          <w:sz w:val="20"/>
          <w:szCs w:val="20"/>
        </w:rPr>
        <w:t xml:space="preserve">I started my journey with flutter, from 2019 before the null safety, and from time I was leaning how to code apps that I can use make my life easier, and from then </w:t>
      </w:r>
      <w:r w:rsidRPr="58BC8DBF" w:rsidR="02D732BF">
        <w:rPr>
          <w:rFonts w:ascii="Arial" w:hAnsi="Arial" w:cs="Arial"/>
          <w:sz w:val="20"/>
          <w:szCs w:val="20"/>
        </w:rPr>
        <w:t xml:space="preserve">I joined a group of developers, and we started our company Lebjawi Tech, and we started coding Mobile apps for company, and that company still exists today in my home country, I was part of a group that create an app similar to uber for one of our big client, and </w:t>
      </w:r>
      <w:r w:rsidRPr="58BC8DBF" w:rsidR="0020FD22">
        <w:rPr>
          <w:rFonts w:ascii="Arial" w:hAnsi="Arial" w:cs="Arial"/>
          <w:sz w:val="20"/>
          <w:szCs w:val="20"/>
        </w:rPr>
        <w:t>here is the best thing I enjoyed about it:</w:t>
      </w:r>
    </w:p>
    <w:p w:rsidR="78C9ED61" w:rsidP="58BC8DBF" w:rsidRDefault="78C9ED61" w14:paraId="1F14B2FD" w14:textId="1EC27B58">
      <w:pPr>
        <w:pStyle w:val="Normal"/>
        <w:spacing w:after="0" w:line="240" w:lineRule="auto"/>
        <w:jc w:val="both"/>
        <w:rPr>
          <w:rFonts w:ascii="Arial" w:hAnsi="Arial" w:cs="Arial"/>
          <w:sz w:val="20"/>
          <w:szCs w:val="20"/>
        </w:rPr>
      </w:pPr>
    </w:p>
    <w:p w:rsidR="78C9ED61" w:rsidP="58BC8DBF" w:rsidRDefault="78C9ED61" w14:paraId="47AE9E4B" w14:textId="01028122">
      <w:pPr>
        <w:pStyle w:val="ListParagraph"/>
        <w:numPr>
          <w:ilvl w:val="0"/>
          <w:numId w:val="2"/>
        </w:numPr>
        <w:suppressLineNumbers w:val="0"/>
        <w:bidi w:val="0"/>
        <w:spacing w:before="0" w:beforeAutospacing="off" w:after="0" w:afterAutospacing="off" w:line="240" w:lineRule="auto"/>
        <w:ind w:left="720" w:right="0" w:hanging="360"/>
        <w:jc w:val="both"/>
        <w:rPr>
          <w:rFonts w:ascii="Arial" w:hAnsi="Arial" w:cs="Arial"/>
          <w:sz w:val="20"/>
          <w:szCs w:val="20"/>
        </w:rPr>
      </w:pPr>
      <w:r w:rsidRPr="58BC8DBF" w:rsidR="0020FD22">
        <w:rPr>
          <w:rFonts w:ascii="Arial" w:hAnsi="Arial" w:cs="Arial"/>
          <w:sz w:val="20"/>
          <w:szCs w:val="20"/>
        </w:rPr>
        <w:t>The localization package to translate all the text in the app, with as many languages as you want</w:t>
      </w:r>
      <w:r w:rsidRPr="58BC8DBF" w:rsidR="02D732BF">
        <w:rPr>
          <w:rFonts w:ascii="Arial" w:hAnsi="Arial" w:cs="Arial"/>
          <w:sz w:val="20"/>
          <w:szCs w:val="20"/>
        </w:rPr>
        <w:t>.</w:t>
      </w:r>
    </w:p>
    <w:p w:rsidR="78C9ED61" w:rsidP="58BC8DBF" w:rsidRDefault="78C9ED61" w14:paraId="03AEE4F2" w14:textId="32221157">
      <w:pPr>
        <w:pStyle w:val="ListParagraph"/>
        <w:numPr>
          <w:ilvl w:val="0"/>
          <w:numId w:val="2"/>
        </w:numPr>
        <w:suppressLineNumbers w:val="0"/>
        <w:bidi w:val="0"/>
        <w:spacing w:before="0" w:beforeAutospacing="off" w:after="0" w:afterAutospacing="off" w:line="240" w:lineRule="auto"/>
        <w:ind w:left="720" w:right="0" w:hanging="360"/>
        <w:jc w:val="both"/>
        <w:rPr>
          <w:rFonts w:ascii="Arial" w:hAnsi="Arial" w:cs="Arial"/>
          <w:sz w:val="20"/>
          <w:szCs w:val="20"/>
        </w:rPr>
      </w:pPr>
      <w:r w:rsidRPr="73D69876" w:rsidR="083A204C">
        <w:rPr>
          <w:rFonts w:ascii="Arial" w:hAnsi="Arial" w:cs="Arial"/>
          <w:sz w:val="20"/>
          <w:szCs w:val="20"/>
        </w:rPr>
        <w:t xml:space="preserve">Using the google map </w:t>
      </w:r>
      <w:r w:rsidRPr="73D69876" w:rsidR="2AC3AF46">
        <w:rPr>
          <w:rFonts w:ascii="Arial" w:hAnsi="Arial" w:cs="Arial"/>
          <w:sz w:val="20"/>
          <w:szCs w:val="20"/>
        </w:rPr>
        <w:t>Api</w:t>
      </w:r>
      <w:r w:rsidRPr="73D69876" w:rsidR="083A204C">
        <w:rPr>
          <w:rFonts w:ascii="Arial" w:hAnsi="Arial" w:cs="Arial"/>
          <w:sz w:val="20"/>
          <w:szCs w:val="20"/>
        </w:rPr>
        <w:t>, to help the user interact with it smoothly.</w:t>
      </w:r>
    </w:p>
    <w:p w:rsidR="78C9ED61" w:rsidP="58BC8DBF" w:rsidRDefault="78C9ED61" w14:paraId="42FCA3A3" w14:textId="21934237">
      <w:pPr>
        <w:pStyle w:val="ListParagraph"/>
        <w:numPr>
          <w:ilvl w:val="0"/>
          <w:numId w:val="2"/>
        </w:numPr>
        <w:suppressLineNumbers w:val="0"/>
        <w:bidi w:val="0"/>
        <w:spacing w:before="0" w:beforeAutospacing="off" w:after="0" w:afterAutospacing="off" w:line="240" w:lineRule="auto"/>
        <w:ind w:left="720" w:right="0" w:hanging="360"/>
        <w:jc w:val="both"/>
        <w:rPr>
          <w:rFonts w:ascii="Arial" w:hAnsi="Arial" w:cs="Arial"/>
          <w:sz w:val="20"/>
          <w:szCs w:val="20"/>
        </w:rPr>
      </w:pPr>
      <w:r w:rsidRPr="58BC8DBF" w:rsidR="083A204C">
        <w:rPr>
          <w:rFonts w:ascii="Arial" w:hAnsi="Arial" w:cs="Arial"/>
          <w:sz w:val="20"/>
          <w:szCs w:val="20"/>
        </w:rPr>
        <w:t>Push notification to alert the user.</w:t>
      </w:r>
    </w:p>
    <w:p w:rsidR="78C9ED61" w:rsidP="58BC8DBF" w:rsidRDefault="78C9ED61" w14:paraId="1792F5B2" w14:textId="4D08D0E7">
      <w:pPr>
        <w:pStyle w:val="ListParagraph"/>
        <w:numPr>
          <w:ilvl w:val="0"/>
          <w:numId w:val="2"/>
        </w:numPr>
        <w:suppressLineNumbers w:val="0"/>
        <w:bidi w:val="0"/>
        <w:spacing w:before="0" w:beforeAutospacing="off" w:after="0" w:afterAutospacing="off" w:line="240" w:lineRule="auto"/>
        <w:ind w:left="720" w:right="0" w:hanging="360"/>
        <w:jc w:val="both"/>
        <w:rPr>
          <w:rFonts w:ascii="Arial" w:hAnsi="Arial" w:cs="Arial"/>
          <w:sz w:val="20"/>
          <w:szCs w:val="20"/>
        </w:rPr>
      </w:pPr>
      <w:r w:rsidRPr="58BC8DBF" w:rsidR="083A204C">
        <w:rPr>
          <w:rFonts w:ascii="Arial" w:hAnsi="Arial" w:cs="Arial"/>
          <w:sz w:val="20"/>
          <w:szCs w:val="20"/>
        </w:rPr>
        <w:t xml:space="preserve">Using secure storage to store any global data that you want to use </w:t>
      </w:r>
      <w:r w:rsidRPr="58BC8DBF" w:rsidR="083A204C">
        <w:rPr>
          <w:rFonts w:ascii="Arial" w:hAnsi="Arial" w:cs="Arial"/>
          <w:sz w:val="20"/>
          <w:szCs w:val="20"/>
        </w:rPr>
        <w:t>around</w:t>
      </w:r>
      <w:r w:rsidRPr="58BC8DBF" w:rsidR="083A204C">
        <w:rPr>
          <w:rFonts w:ascii="Arial" w:hAnsi="Arial" w:cs="Arial"/>
          <w:sz w:val="20"/>
          <w:szCs w:val="20"/>
        </w:rPr>
        <w:t xml:space="preserve"> the app.</w:t>
      </w:r>
    </w:p>
    <w:p w:rsidR="78C9ED61" w:rsidP="58BC8DBF" w:rsidRDefault="78C9ED61" w14:paraId="318AAFF0" w14:textId="4054D843">
      <w:pPr>
        <w:pStyle w:val="ListParagraph"/>
        <w:numPr>
          <w:ilvl w:val="0"/>
          <w:numId w:val="2"/>
        </w:numPr>
        <w:suppressLineNumbers w:val="0"/>
        <w:bidi w:val="0"/>
        <w:spacing w:before="0" w:beforeAutospacing="off" w:after="0" w:afterAutospacing="off" w:line="240" w:lineRule="auto"/>
        <w:ind w:left="720" w:right="0" w:hanging="360"/>
        <w:jc w:val="both"/>
        <w:rPr>
          <w:rFonts w:ascii="Arial" w:hAnsi="Arial" w:cs="Arial"/>
          <w:sz w:val="20"/>
          <w:szCs w:val="20"/>
        </w:rPr>
      </w:pPr>
      <w:r w:rsidRPr="58BC8DBF" w:rsidR="083A204C">
        <w:rPr>
          <w:rFonts w:ascii="Arial" w:hAnsi="Arial" w:cs="Arial"/>
          <w:sz w:val="20"/>
          <w:szCs w:val="20"/>
        </w:rPr>
        <w:t xml:space="preserve">Communicating with firebase backend with </w:t>
      </w:r>
      <w:r w:rsidRPr="58BC8DBF" w:rsidR="083A204C">
        <w:rPr>
          <w:rFonts w:ascii="Arial" w:hAnsi="Arial" w:cs="Arial"/>
          <w:sz w:val="20"/>
          <w:szCs w:val="20"/>
        </w:rPr>
        <w:t>fire store</w:t>
      </w:r>
      <w:r w:rsidRPr="58BC8DBF" w:rsidR="083A204C">
        <w:rPr>
          <w:rFonts w:ascii="Arial" w:hAnsi="Arial" w:cs="Arial"/>
          <w:sz w:val="20"/>
          <w:szCs w:val="20"/>
        </w:rPr>
        <w:t xml:space="preserve"> and database instances</w:t>
      </w:r>
    </w:p>
    <w:p w:rsidR="78C9ED61" w:rsidP="58BC8DBF" w:rsidRDefault="78C9ED61" w14:paraId="0025F0D1" w14:textId="5DC541CB">
      <w:pPr>
        <w:pStyle w:val="ListParagraph"/>
        <w:numPr>
          <w:ilvl w:val="0"/>
          <w:numId w:val="2"/>
        </w:numPr>
        <w:suppressLineNumbers w:val="0"/>
        <w:bidi w:val="0"/>
        <w:spacing w:before="0" w:beforeAutospacing="off" w:after="0" w:afterAutospacing="off" w:line="240" w:lineRule="auto"/>
        <w:ind w:left="720" w:right="0" w:hanging="360"/>
        <w:jc w:val="both"/>
        <w:rPr>
          <w:rFonts w:ascii="Arial" w:hAnsi="Arial" w:cs="Arial"/>
          <w:sz w:val="20"/>
          <w:szCs w:val="20"/>
        </w:rPr>
      </w:pPr>
      <w:r w:rsidRPr="58BC8DBF" w:rsidR="2660A334">
        <w:rPr>
          <w:rFonts w:ascii="Arial" w:hAnsi="Arial" w:cs="Arial"/>
          <w:sz w:val="20"/>
          <w:szCs w:val="20"/>
        </w:rPr>
        <w:t xml:space="preserve">Communicating with the </w:t>
      </w:r>
      <w:r w:rsidRPr="58BC8DBF" w:rsidR="2660A334">
        <w:rPr>
          <w:rFonts w:ascii="Arial" w:hAnsi="Arial" w:cs="Arial"/>
          <w:sz w:val="20"/>
          <w:szCs w:val="20"/>
        </w:rPr>
        <w:t>Api</w:t>
      </w:r>
      <w:r w:rsidRPr="58BC8DBF" w:rsidR="2660A334">
        <w:rPr>
          <w:rFonts w:ascii="Arial" w:hAnsi="Arial" w:cs="Arial"/>
          <w:sz w:val="20"/>
          <w:szCs w:val="20"/>
        </w:rPr>
        <w:t xml:space="preserve"> using the fetch inspector to get or post.</w:t>
      </w:r>
    </w:p>
    <w:p w:rsidR="78C9ED61" w:rsidP="58BC8DBF" w:rsidRDefault="78C9ED61" w14:paraId="6134F245" w14:textId="133D430E">
      <w:pPr>
        <w:pStyle w:val="ListParagraph"/>
        <w:numPr>
          <w:ilvl w:val="0"/>
          <w:numId w:val="2"/>
        </w:numPr>
        <w:suppressLineNumbers w:val="0"/>
        <w:bidi w:val="0"/>
        <w:spacing w:before="0" w:beforeAutospacing="off" w:after="0" w:afterAutospacing="off" w:line="240" w:lineRule="auto"/>
        <w:ind w:left="720" w:right="0" w:hanging="360"/>
        <w:jc w:val="both"/>
        <w:rPr>
          <w:rFonts w:ascii="Arial" w:hAnsi="Arial" w:cs="Arial"/>
          <w:sz w:val="20"/>
          <w:szCs w:val="20"/>
        </w:rPr>
      </w:pPr>
      <w:r w:rsidRPr="58BC8DBF" w:rsidR="2660A334">
        <w:rPr>
          <w:rFonts w:ascii="Arial" w:hAnsi="Arial" w:cs="Arial"/>
          <w:sz w:val="20"/>
          <w:szCs w:val="20"/>
        </w:rPr>
        <w:t xml:space="preserve">Using dart null safety to ensure that the code </w:t>
      </w:r>
      <w:r w:rsidRPr="58BC8DBF" w:rsidR="2660A334">
        <w:rPr>
          <w:rFonts w:ascii="Arial" w:hAnsi="Arial" w:cs="Arial"/>
          <w:sz w:val="20"/>
          <w:szCs w:val="20"/>
        </w:rPr>
        <w:t>makes</w:t>
      </w:r>
      <w:r w:rsidRPr="58BC8DBF" w:rsidR="2660A334">
        <w:rPr>
          <w:rFonts w:ascii="Arial" w:hAnsi="Arial" w:cs="Arial"/>
          <w:sz w:val="20"/>
          <w:szCs w:val="20"/>
        </w:rPr>
        <w:t xml:space="preserve"> it through.</w:t>
      </w:r>
    </w:p>
    <w:p w:rsidR="78C9ED61" w:rsidP="58BC8DBF" w:rsidRDefault="78C9ED61" w14:paraId="46F79761" w14:textId="77777777">
      <w:pPr>
        <w:spacing w:after="0" w:line="240" w:lineRule="auto"/>
        <w:jc w:val="both"/>
        <w:rPr>
          <w:rFonts w:ascii="Arial" w:hAnsi="Arial" w:cs="Arial"/>
          <w:sz w:val="10"/>
          <w:szCs w:val="10"/>
        </w:rPr>
      </w:pPr>
    </w:p>
    <w:p w:rsidR="78C9ED61" w:rsidP="58BC8DBF" w:rsidRDefault="78C9ED61" w14:paraId="0694EC8C" w14:textId="1DBFC610">
      <w:pPr>
        <w:spacing w:after="0" w:line="240" w:lineRule="auto"/>
        <w:jc w:val="both"/>
        <w:rPr>
          <w:rFonts w:ascii="Arial" w:hAnsi="Arial" w:cs="Arial"/>
          <w:sz w:val="20"/>
          <w:szCs w:val="20"/>
        </w:rPr>
      </w:pPr>
      <w:r w:rsidRPr="58BC8DBF" w:rsidR="4BC383AE">
        <w:rPr>
          <w:rFonts w:ascii="Arial" w:hAnsi="Arial" w:cs="Arial"/>
          <w:b w:val="1"/>
          <w:bCs w:val="1"/>
          <w:i w:val="1"/>
          <w:iCs w:val="1"/>
          <w:sz w:val="20"/>
          <w:szCs w:val="20"/>
          <w:u w:val="single"/>
        </w:rPr>
        <w:t>Technologies Used:</w:t>
      </w:r>
      <w:r w:rsidRPr="58BC8DBF" w:rsidR="4BC383AE">
        <w:rPr>
          <w:rFonts w:ascii="Arial" w:hAnsi="Arial" w:cs="Arial"/>
          <w:sz w:val="20"/>
          <w:szCs w:val="20"/>
        </w:rPr>
        <w:t xml:space="preserve"> TypeScript, Firebase, React, Git, Visual Studio, </w:t>
      </w:r>
      <w:r w:rsidRPr="58BC8DBF" w:rsidR="4A14B1CF">
        <w:rPr>
          <w:rFonts w:ascii="Arial" w:hAnsi="Arial" w:cs="Arial"/>
          <w:sz w:val="20"/>
          <w:szCs w:val="20"/>
        </w:rPr>
        <w:t>JavaScript</w:t>
      </w:r>
      <w:r w:rsidRPr="58BC8DBF" w:rsidR="4BC383AE">
        <w:rPr>
          <w:rFonts w:ascii="Arial" w:hAnsi="Arial" w:cs="Arial"/>
          <w:sz w:val="20"/>
          <w:szCs w:val="20"/>
        </w:rPr>
        <w:t>.</w:t>
      </w:r>
    </w:p>
    <w:p w:rsidR="000651DA" w:rsidP="00F27A6C" w:rsidRDefault="000651DA" w14:paraId="0CB17A3A" w14:textId="0FAAC65C">
      <w:pPr>
        <w:spacing w:after="0" w:line="240" w:lineRule="auto"/>
        <w:rPr>
          <w:rFonts w:ascii="Arial" w:hAnsi="Arial" w:cs="Arial"/>
          <w:sz w:val="20"/>
          <w:szCs w:val="20"/>
        </w:rPr>
      </w:pPr>
    </w:p>
    <w:p w:rsidR="000765D0" w:rsidP="000765D0" w:rsidRDefault="000765D0" w14:paraId="2D0EE02B" w14:textId="77777777">
      <w:pPr>
        <w:pBdr>
          <w:bottom w:val="single" w:color="auto" w:sz="4" w:space="1"/>
        </w:pBdr>
        <w:spacing w:after="0" w:line="240" w:lineRule="auto"/>
        <w:rPr>
          <w:rFonts w:ascii="Arial" w:hAnsi="Arial" w:cs="Arial"/>
          <w:sz w:val="20"/>
          <w:szCs w:val="20"/>
        </w:rPr>
      </w:pPr>
    </w:p>
    <w:p w:rsidR="00F27A6C" w:rsidP="00F27A6C" w:rsidRDefault="00F27A6C" w14:paraId="7721CA63" w14:textId="2EB0E10F">
      <w:pPr>
        <w:spacing w:after="0" w:line="240" w:lineRule="auto"/>
        <w:rPr>
          <w:rFonts w:ascii="Arial" w:hAnsi="Arial" w:cs="Arial"/>
          <w:sz w:val="20"/>
          <w:szCs w:val="20"/>
        </w:rPr>
      </w:pPr>
    </w:p>
    <w:p w:rsidR="00F27A6C" w:rsidP="000765D0" w:rsidRDefault="00F27A6C" w14:paraId="1D4FA0C6" w14:textId="4AC45EA2">
      <w:pPr>
        <w:spacing w:after="0" w:line="240" w:lineRule="auto"/>
        <w:jc w:val="center"/>
        <w:rPr>
          <w:rFonts w:ascii="Arial" w:hAnsi="Arial" w:cs="Arial"/>
          <w:b w:val="1"/>
          <w:bCs w:val="1"/>
          <w:sz w:val="20"/>
          <w:szCs w:val="20"/>
        </w:rPr>
      </w:pPr>
      <w:r w:rsidRPr="5000F081" w:rsidR="00F27A6C">
        <w:rPr>
          <w:rFonts w:ascii="Arial" w:hAnsi="Arial" w:cs="Arial"/>
          <w:b w:val="1"/>
          <w:bCs w:val="1"/>
          <w:sz w:val="20"/>
          <w:szCs w:val="20"/>
        </w:rPr>
        <w:t>ACADEMIC PROJECTS</w:t>
      </w:r>
      <w:r w:rsidRPr="5000F081" w:rsidR="00BA7DC9">
        <w:rPr>
          <w:rFonts w:ascii="Arial" w:hAnsi="Arial" w:cs="Arial"/>
          <w:b w:val="1"/>
          <w:bCs w:val="1"/>
          <w:sz w:val="20"/>
          <w:szCs w:val="20"/>
        </w:rPr>
        <w:t xml:space="preserve"> </w:t>
      </w:r>
    </w:p>
    <w:p w:rsidRPr="002D6C11" w:rsidR="00BA7DC9" w:rsidP="5000F081" w:rsidRDefault="00BA7DC9" w14:paraId="4666BDE5" w14:textId="612CFE81" w14:noSpellErr="1">
      <w:pPr>
        <w:shd w:val="clear" w:color="auto" w:fill="FFFFFF" w:themeFill="background1"/>
        <w:rPr>
          <w:rFonts w:ascii="Calibri" w:hAnsi="Calibri" w:cs="Calibri"/>
          <w:color w:val="201F1E"/>
        </w:rPr>
      </w:pPr>
      <w:bookmarkStart w:name="_Hlk105162865" w:id="90"/>
      <w:bookmarkStart w:name="_Hlk105511865" w:id="91"/>
      <w:r w:rsidRPr="002D6C11" w:rsidR="00BA7DC9">
        <w:rPr>
          <w:rFonts w:ascii="Calibri" w:hAnsi="Calibri" w:cs="Calibri"/>
          <w:color w:val="201F1E"/>
        </w:rPr>
        <w:t>Below is the </w:t>
      </w:r>
      <w:r w:rsidRPr="002D6C11" w:rsidR="00BA7DC9">
        <w:rPr>
          <w:rFonts w:ascii="Calibri" w:hAnsi="Calibri" w:cs="Calibri"/>
          <w:color w:val="201F1E"/>
          <w:bdr w:val="none" w:color="auto" w:sz="0" w:space="0" w:frame="1"/>
        </w:rPr>
        <w:t>format</w:t>
      </w:r>
      <w:r w:rsidRPr="002D6C11" w:rsidR="00BA7DC9">
        <w:rPr>
          <w:rFonts w:ascii="Calibri" w:hAnsi="Calibri" w:cs="Calibri"/>
          <w:color w:val="201F1E"/>
        </w:rPr>
        <w:t> for Academic Projects. Please follow the same </w:t>
      </w:r>
      <w:r w:rsidRPr="002D6C11" w:rsidR="00BA7DC9">
        <w:rPr>
          <w:rFonts w:ascii="Calibri" w:hAnsi="Calibri" w:cs="Calibri"/>
          <w:color w:val="201F1E"/>
          <w:bdr w:val="none" w:color="auto" w:sz="0" w:space="0" w:frame="1"/>
        </w:rPr>
        <w:t>format</w:t>
      </w:r>
      <w:r w:rsidRPr="002D6C11" w:rsidR="00BA7DC9">
        <w:rPr>
          <w:rFonts w:ascii="Calibri" w:hAnsi="Calibri" w:cs="Calibri"/>
          <w:color w:val="201F1E"/>
        </w:rPr>
        <w:t>.</w:t>
      </w:r>
      <w:ins w:author="Somesh Rao Pullapantula" w:date="2022-06-10T15:57:00Z" w:id="92">
        <w:r>
          <w:br/>
        </w:r>
      </w:ins>
      <w:r w:rsidRPr="002D6C11" w:rsidR="00BA7DC9">
        <w:rPr>
          <w:b w:val="1"/>
          <w:bCs w:val="1"/>
          <w:color w:val="201F1E"/>
          <w:sz w:val="20"/>
          <w:szCs w:val="20"/>
          <w:bdr w:val="none" w:color="auto" w:sz="0" w:space="0" w:frame="1"/>
        </w:rPr>
        <w:t xml:space="preserve">Maharishi </w:t>
      </w:r>
      <w:r w:rsidR="00BA7DC9">
        <w:rPr>
          <w:b w:val="1"/>
          <w:bCs w:val="1"/>
          <w:color w:val="201F1E"/>
          <w:sz w:val="20"/>
          <w:szCs w:val="20"/>
          <w:bdr w:val="none" w:color="auto" w:sz="0" w:space="0" w:frame="1"/>
        </w:rPr>
        <w:t xml:space="preserve">International </w:t>
      </w:r>
      <w:r w:rsidRPr="002D6C11" w:rsidR="00BA7DC9">
        <w:rPr>
          <w:b w:val="1"/>
          <w:bCs w:val="1"/>
          <w:color w:val="201F1E"/>
          <w:sz w:val="20"/>
          <w:szCs w:val="20"/>
          <w:bdr w:val="none" w:color="auto" w:sz="0" w:space="0" w:frame="1"/>
        </w:rPr>
        <w:t>University, Fairfield IA (20</w:t>
      </w:r>
      <w:r w:rsidR="00BA7DC9">
        <w:rPr>
          <w:b w:val="1"/>
          <w:bCs w:val="1"/>
          <w:color w:val="201F1E"/>
          <w:sz w:val="20"/>
          <w:szCs w:val="20"/>
          <w:bdr w:val="none" w:color="auto" w:sz="0" w:space="0" w:frame="1"/>
        </w:rPr>
        <w:t>22</w:t>
      </w:r>
      <w:r w:rsidRPr="002D6C11" w:rsidR="00BA7DC9">
        <w:rPr>
          <w:b w:val="1"/>
          <w:bCs w:val="1"/>
          <w:color w:val="201F1E"/>
          <w:sz w:val="20"/>
          <w:szCs w:val="20"/>
          <w:bdr w:val="none" w:color="auto" w:sz="0" w:space="0" w:frame="1"/>
        </w:rPr>
        <w:t>)</w:t>
      </w:r>
    </w:p>
    <w:p w:rsidRPr="002D6C11" w:rsidR="00BA7DC9" w:rsidP="5000F081" w:rsidRDefault="00BA7DC9" w14:paraId="6E8FE423" w14:textId="7AB5D8A4">
      <w:pPr>
        <w:shd w:val="clear" w:color="auto" w:fill="FFFFFF" w:themeFill="background1"/>
        <w:ind w:left="1080"/>
        <w:jc w:val="both"/>
        <w:rPr>
          <w:color w:val="201F1E"/>
          <w:sz w:val="20"/>
          <w:szCs w:val="20"/>
        </w:rPr>
      </w:pPr>
      <w:r w:rsidRPr="002D6C11" w:rsidR="00BA7DC9">
        <w:rPr>
          <w:rFonts w:ascii="Symbol" w:hAnsi="Symbol" w:cs="Calibri"/>
          <w:color w:val="201F1E"/>
          <w:sz w:val="20"/>
          <w:szCs w:val="20"/>
          <w:bdr w:val="none" w:color="auto" w:sz="0" w:space="0" w:frame="1"/>
        </w:rPr>
        <w:t>·</w:t>
      </w:r>
      <w:r w:rsidRPr="002D6C11" w:rsidR="00BA7DC9">
        <w:rPr>
          <w:rFonts w:ascii="inherit" w:hAnsi="inherit" w:cs="Calibri"/>
          <w:color w:val="201F1E"/>
          <w:sz w:val="14"/>
          <w:szCs w:val="14"/>
          <w:bdr w:val="none" w:color="auto" w:sz="0" w:space="0" w:frame="1"/>
        </w:rPr>
        <w:t>         </w:t>
      </w:r>
      <w:r w:rsidRPr="002D6C11" w:rsidR="00BA7DC9">
        <w:rPr>
          <w:b w:val="1"/>
          <w:bCs w:val="1"/>
          <w:color w:val="201F1E"/>
          <w:sz w:val="20"/>
          <w:szCs w:val="20"/>
          <w:bdr w:val="none" w:color="auto" w:sz="0" w:space="0" w:frame="1"/>
        </w:rPr>
        <w:t>Mean Games: </w:t>
      </w:r>
      <w:r w:rsidRPr="5000F081" w:rsidR="00BA7DC9">
        <w:rPr>
          <w:color w:val="201F1E"/>
          <w:sz w:val="20"/>
          <w:szCs w:val="20"/>
        </w:rPr>
        <w:t>Created scalable single web applic</w:t>
      </w:r>
      <w:r w:rsidRPr="5000F081" w:rsidR="5000F081">
        <w:rPr>
          <w:color w:val="201F1E"/>
          <w:sz w:val="20"/>
          <w:szCs w:val="20"/>
        </w:rPr>
        <w:t xml:space="preserve">ation, that meant to have track of all your mean games that you use, so you can add any game, and keep track of your progress with it, and you can manage all your games after the authentication, </w:t>
      </w:r>
      <w:r w:rsidRPr="5000F081" w:rsidR="5000F081">
        <w:rPr>
          <w:color w:val="201F1E"/>
          <w:sz w:val="20"/>
          <w:szCs w:val="20"/>
        </w:rPr>
        <w:t>Utilized</w:t>
      </w:r>
      <w:r w:rsidRPr="002D6C11" w:rsidR="5000F081">
        <w:rPr>
          <w:color w:val="201F1E"/>
          <w:sz w:val="20"/>
          <w:szCs w:val="20"/>
          <w:bdr w:val="none" w:color="auto" w:sz="0" w:space="0" w:frame="1"/>
        </w:rPr>
        <w:t xml:space="preserve"> MEAN stack, Mongo DB, Express, Node.js, Angular, and Postman.</w:t>
      </w:r>
      <w:bookmarkEnd w:id="90"/>
      <w:bookmarkEnd w:id="91"/>
    </w:p>
    <w:p w:rsidRPr="00F27A6C" w:rsidR="000765D0" w:rsidP="008A09D3" w:rsidRDefault="000765D0" w14:paraId="528992AA" w14:textId="77777777">
      <w:pPr>
        <w:spacing w:after="0" w:line="240" w:lineRule="auto"/>
        <w:jc w:val="both"/>
        <w:rPr>
          <w:rFonts w:ascii="Arial" w:hAnsi="Arial" w:cs="Arial"/>
          <w:sz w:val="20"/>
          <w:szCs w:val="20"/>
        </w:rPr>
      </w:pPr>
    </w:p>
    <w:p w:rsidRPr="00F27A6C" w:rsidR="00F27A6C" w:rsidP="008A09D3" w:rsidRDefault="00F27A6C" w14:paraId="431E686A" w14:textId="18F45174">
      <w:pPr>
        <w:spacing w:after="0" w:line="240" w:lineRule="auto"/>
        <w:jc w:val="both"/>
        <w:rPr>
          <w:rFonts w:ascii="Arial" w:hAnsi="Arial" w:cs="Arial"/>
          <w:sz w:val="20"/>
          <w:szCs w:val="20"/>
        </w:rPr>
      </w:pPr>
      <w:r w:rsidRPr="008A09D3">
        <w:rPr>
          <w:rFonts w:ascii="Arial" w:hAnsi="Arial" w:cs="Arial"/>
          <w:b/>
          <w:bCs/>
          <w:sz w:val="20"/>
          <w:szCs w:val="20"/>
        </w:rPr>
        <w:t xml:space="preserve">Mobile </w:t>
      </w:r>
      <w:r w:rsidR="008A09D3">
        <w:rPr>
          <w:rFonts w:ascii="Arial" w:hAnsi="Arial" w:cs="Arial"/>
          <w:b/>
          <w:bCs/>
          <w:sz w:val="20"/>
          <w:szCs w:val="20"/>
        </w:rPr>
        <w:t>T</w:t>
      </w:r>
      <w:r w:rsidRPr="008A09D3">
        <w:rPr>
          <w:rFonts w:ascii="Arial" w:hAnsi="Arial" w:cs="Arial"/>
          <w:b/>
          <w:bCs/>
          <w:sz w:val="20"/>
          <w:szCs w:val="20"/>
        </w:rPr>
        <w:t xml:space="preserve">racking </w:t>
      </w:r>
      <w:r w:rsidRPr="008A09D3" w:rsidR="000765D0">
        <w:rPr>
          <w:rFonts w:ascii="Arial" w:hAnsi="Arial" w:cs="Arial"/>
          <w:b/>
          <w:bCs/>
          <w:sz w:val="20"/>
          <w:szCs w:val="20"/>
        </w:rPr>
        <w:t xml:space="preserve">App, </w:t>
      </w:r>
      <w:r w:rsidRPr="008A09D3">
        <w:rPr>
          <w:rFonts w:ascii="Arial" w:hAnsi="Arial" w:cs="Arial"/>
          <w:b/>
          <w:bCs/>
          <w:sz w:val="20"/>
          <w:szCs w:val="20"/>
        </w:rPr>
        <w:t>University of Nouakchott Al-Asriya</w:t>
      </w:r>
      <w:r w:rsidRPr="008A09D3" w:rsidR="000765D0">
        <w:rPr>
          <w:rFonts w:ascii="Arial" w:hAnsi="Arial" w:cs="Arial"/>
          <w:b/>
          <w:bCs/>
          <w:sz w:val="20"/>
          <w:szCs w:val="20"/>
        </w:rPr>
        <w:t xml:space="preserve"> (</w:t>
      </w:r>
      <w:r w:rsidRPr="008A09D3">
        <w:rPr>
          <w:rFonts w:ascii="Arial" w:hAnsi="Arial" w:cs="Arial"/>
          <w:b/>
          <w:bCs/>
          <w:sz w:val="20"/>
          <w:szCs w:val="20"/>
        </w:rPr>
        <w:t>2019</w:t>
      </w:r>
      <w:r w:rsidRPr="008A09D3" w:rsidR="000765D0">
        <w:rPr>
          <w:rFonts w:ascii="Arial" w:hAnsi="Arial" w:cs="Arial"/>
          <w:b/>
          <w:bCs/>
          <w:sz w:val="20"/>
          <w:szCs w:val="20"/>
        </w:rPr>
        <w:t>):</w:t>
      </w:r>
      <w:r w:rsidR="000765D0">
        <w:rPr>
          <w:rFonts w:ascii="Arial" w:hAnsi="Arial" w:cs="Arial"/>
          <w:sz w:val="20"/>
          <w:szCs w:val="20"/>
        </w:rPr>
        <w:t xml:space="preserve"> Developed </w:t>
      </w:r>
      <w:r w:rsidRPr="00F27A6C">
        <w:rPr>
          <w:rFonts w:ascii="Arial" w:hAnsi="Arial" w:cs="Arial"/>
          <w:sz w:val="20"/>
          <w:szCs w:val="20"/>
        </w:rPr>
        <w:t xml:space="preserve">mobile application used to track car </w:t>
      </w:r>
      <w:r w:rsidR="000765D0">
        <w:rPr>
          <w:rFonts w:ascii="Arial" w:hAnsi="Arial" w:cs="Arial"/>
          <w:sz w:val="20"/>
          <w:szCs w:val="20"/>
        </w:rPr>
        <w:t xml:space="preserve">with </w:t>
      </w:r>
      <w:r w:rsidRPr="00F27A6C">
        <w:rPr>
          <w:rFonts w:ascii="Arial" w:hAnsi="Arial" w:cs="Arial"/>
          <w:sz w:val="20"/>
          <w:szCs w:val="20"/>
        </w:rPr>
        <w:t xml:space="preserve">GPS device, </w:t>
      </w:r>
      <w:r w:rsidR="000765D0">
        <w:rPr>
          <w:rFonts w:ascii="Arial" w:hAnsi="Arial" w:cs="Arial"/>
          <w:sz w:val="20"/>
          <w:szCs w:val="20"/>
        </w:rPr>
        <w:t>gathering and storing</w:t>
      </w:r>
      <w:r w:rsidRPr="00F27A6C">
        <w:rPr>
          <w:rFonts w:ascii="Arial" w:hAnsi="Arial" w:cs="Arial"/>
          <w:sz w:val="20"/>
          <w:szCs w:val="20"/>
        </w:rPr>
        <w:t xml:space="preserve"> </w:t>
      </w:r>
      <w:r w:rsidR="000765D0">
        <w:rPr>
          <w:rFonts w:ascii="Arial" w:hAnsi="Arial" w:cs="Arial"/>
          <w:sz w:val="20"/>
          <w:szCs w:val="20"/>
        </w:rPr>
        <w:t>information on</w:t>
      </w:r>
      <w:r w:rsidRPr="00F27A6C">
        <w:rPr>
          <w:rFonts w:ascii="Arial" w:hAnsi="Arial" w:cs="Arial"/>
          <w:sz w:val="20"/>
          <w:szCs w:val="20"/>
        </w:rPr>
        <w:t xml:space="preserve"> website written in Laravel and based on PHP.</w:t>
      </w:r>
    </w:p>
    <w:p w:rsidRPr="000765D0" w:rsidR="00F27A6C" w:rsidP="008A09D3" w:rsidRDefault="000765D0" w14:paraId="009884CD" w14:textId="5856C1DE">
      <w:pPr>
        <w:pStyle w:val="ListParagraph"/>
        <w:numPr>
          <w:ilvl w:val="0"/>
          <w:numId w:val="3"/>
        </w:numPr>
        <w:spacing w:after="0" w:line="240" w:lineRule="auto"/>
        <w:jc w:val="both"/>
        <w:rPr>
          <w:rFonts w:ascii="Arial" w:hAnsi="Arial" w:cs="Arial"/>
          <w:sz w:val="20"/>
          <w:szCs w:val="20"/>
        </w:rPr>
      </w:pPr>
      <w:r w:rsidRPr="0E3CFE45" w:rsidR="000765D0">
        <w:rPr>
          <w:rFonts w:ascii="Arial" w:hAnsi="Arial" w:cs="Arial"/>
          <w:b w:val="1"/>
          <w:bCs w:val="1"/>
          <w:i w:val="1"/>
          <w:iCs w:val="1"/>
          <w:sz w:val="20"/>
          <w:szCs w:val="20"/>
          <w:u w:val="single"/>
        </w:rPr>
        <w:t>Technologies Used:</w:t>
      </w:r>
      <w:r w:rsidRPr="0E3CFE45" w:rsidR="00F27A6C">
        <w:rPr>
          <w:rFonts w:ascii="Arial" w:hAnsi="Arial" w:cs="Arial"/>
          <w:sz w:val="20"/>
          <w:szCs w:val="20"/>
        </w:rPr>
        <w:t xml:space="preserve"> Java, Android Studio, Laravel</w:t>
      </w:r>
      <w:r w:rsidRPr="0E3CFE45" w:rsidR="5BDADC72">
        <w:rPr>
          <w:rFonts w:ascii="Arial" w:hAnsi="Arial" w:cs="Arial"/>
          <w:sz w:val="20"/>
          <w:szCs w:val="20"/>
        </w:rPr>
        <w:t>, C, C++.</w:t>
      </w:r>
    </w:p>
    <w:p w:rsidR="00F27A6C" w:rsidP="00E839D5" w:rsidRDefault="00F27A6C" w14:paraId="46F20B75" w14:textId="4EAE6DEE">
      <w:pPr>
        <w:pBdr>
          <w:bottom w:val="single" w:color="auto" w:sz="4" w:space="1"/>
        </w:pBdr>
        <w:spacing w:after="0" w:line="240" w:lineRule="auto"/>
        <w:rPr>
          <w:rFonts w:ascii="Arial" w:hAnsi="Arial" w:cs="Arial"/>
          <w:sz w:val="20"/>
          <w:szCs w:val="20"/>
        </w:rPr>
      </w:pPr>
    </w:p>
    <w:p w:rsidR="00F27A6C" w:rsidP="00F27A6C" w:rsidRDefault="00F27A6C" w14:paraId="14BC28EB" w14:textId="117A709A">
      <w:pPr>
        <w:spacing w:after="0" w:line="240" w:lineRule="auto"/>
        <w:rPr>
          <w:rFonts w:ascii="Arial" w:hAnsi="Arial" w:cs="Arial"/>
          <w:sz w:val="20"/>
          <w:szCs w:val="20"/>
        </w:rPr>
      </w:pPr>
    </w:p>
    <w:p w:rsidRPr="00F27A6C" w:rsidR="00F27A6C" w:rsidP="00F27A6C" w:rsidRDefault="00F27A6C" w14:paraId="529FC46F" w14:textId="77777777">
      <w:pPr>
        <w:spacing w:after="0" w:line="240" w:lineRule="auto"/>
        <w:jc w:val="center"/>
        <w:rPr>
          <w:rFonts w:ascii="Arial" w:hAnsi="Arial" w:eastAsia="Times New Roman" w:cs="Arial"/>
          <w:b/>
          <w:sz w:val="20"/>
          <w:szCs w:val="20"/>
        </w:rPr>
      </w:pPr>
      <w:r w:rsidRPr="00F27A6C">
        <w:rPr>
          <w:rFonts w:ascii="Arial" w:hAnsi="Arial" w:eastAsia="Times New Roman" w:cs="Arial"/>
          <w:b/>
          <w:sz w:val="20"/>
          <w:szCs w:val="20"/>
        </w:rPr>
        <w:t>EDUCATION</w:t>
      </w:r>
    </w:p>
    <w:p w:rsidRPr="00F27A6C" w:rsidR="00F27A6C" w:rsidP="00F27A6C" w:rsidRDefault="00F27A6C" w14:paraId="563FB316" w14:textId="77777777">
      <w:pPr>
        <w:spacing w:after="0" w:line="240" w:lineRule="auto"/>
        <w:jc w:val="center"/>
        <w:rPr>
          <w:rFonts w:ascii="Arial" w:hAnsi="Arial" w:eastAsia="Times New Roman" w:cs="Arial"/>
          <w:sz w:val="20"/>
          <w:szCs w:val="20"/>
        </w:rPr>
      </w:pPr>
    </w:p>
    <w:p w:rsidRPr="00F27A6C" w:rsidR="00F27A6C" w:rsidP="00F27A6C" w:rsidRDefault="00F27A6C" w14:paraId="64C627E2" w14:textId="77777777">
      <w:pPr>
        <w:spacing w:after="0" w:line="240" w:lineRule="auto"/>
        <w:jc w:val="center"/>
        <w:rPr>
          <w:rFonts w:ascii="Arial" w:hAnsi="Arial" w:eastAsia="Times New Roman" w:cs="Arial"/>
          <w:sz w:val="20"/>
          <w:szCs w:val="20"/>
        </w:rPr>
      </w:pPr>
      <w:r w:rsidRPr="00F27A6C">
        <w:rPr>
          <w:rFonts w:ascii="Arial" w:hAnsi="Arial" w:eastAsia="Times New Roman" w:cs="Arial"/>
          <w:b/>
          <w:sz w:val="20"/>
          <w:szCs w:val="20"/>
        </w:rPr>
        <w:t>Master of Science in Computer Science</w:t>
      </w:r>
    </w:p>
    <w:p w:rsidRPr="00F27A6C" w:rsidR="00F27A6C" w:rsidP="72D799D8" w:rsidRDefault="00F27A6C" w14:paraId="20F50197" w14:textId="3CB0892C">
      <w:pPr>
        <w:spacing w:after="0" w:line="240" w:lineRule="auto"/>
        <w:jc w:val="center"/>
        <w:rPr>
          <w:rFonts w:ascii="Arial" w:hAnsi="Arial" w:eastAsia="Times New Roman" w:cs="Arial"/>
          <w:i w:val="1"/>
          <w:iCs w:val="1"/>
          <w:sz w:val="20"/>
          <w:szCs w:val="20"/>
        </w:rPr>
      </w:pPr>
      <w:r w:rsidRPr="72D799D8" w:rsidR="4C8041E3">
        <w:rPr>
          <w:rFonts w:ascii="Arial" w:hAnsi="Arial" w:eastAsia="Times New Roman" w:cs="Arial"/>
          <w:i w:val="1"/>
          <w:iCs w:val="1"/>
          <w:sz w:val="20"/>
          <w:szCs w:val="20"/>
        </w:rPr>
        <w:t>Graduation</w:t>
      </w:r>
      <w:r w:rsidRPr="72D799D8" w:rsidR="00F27A6C">
        <w:rPr>
          <w:rFonts w:ascii="Arial" w:hAnsi="Arial" w:eastAsia="Times New Roman" w:cs="Arial"/>
          <w:i w:val="1"/>
          <w:iCs w:val="1"/>
          <w:sz w:val="20"/>
          <w:szCs w:val="20"/>
        </w:rPr>
        <w:t xml:space="preserve"> </w:t>
      </w:r>
      <w:r w:rsidRPr="72D799D8" w:rsidR="13C24E6B">
        <w:rPr>
          <w:rFonts w:ascii="Arial" w:hAnsi="Arial" w:eastAsia="Times New Roman" w:cs="Arial"/>
          <w:i w:val="1"/>
          <w:iCs w:val="1"/>
          <w:sz w:val="20"/>
          <w:szCs w:val="20"/>
        </w:rPr>
        <w:t xml:space="preserve">December </w:t>
      </w:r>
      <w:r w:rsidRPr="72D799D8" w:rsidR="00F27A6C">
        <w:rPr>
          <w:rFonts w:ascii="Arial" w:hAnsi="Arial" w:eastAsia="Times New Roman" w:cs="Arial"/>
          <w:i w:val="1"/>
          <w:iCs w:val="1"/>
          <w:sz w:val="20"/>
          <w:szCs w:val="20"/>
        </w:rPr>
        <w:t>202</w:t>
      </w:r>
      <w:r w:rsidRPr="72D799D8" w:rsidR="74C2EE1F">
        <w:rPr>
          <w:rFonts w:ascii="Arial" w:hAnsi="Arial" w:eastAsia="Times New Roman" w:cs="Arial"/>
          <w:i w:val="1"/>
          <w:iCs w:val="1"/>
          <w:sz w:val="20"/>
          <w:szCs w:val="20"/>
        </w:rPr>
        <w:t>3</w:t>
      </w:r>
    </w:p>
    <w:p w:rsidRPr="00F27A6C" w:rsidR="00F27A6C" w:rsidP="00F27A6C" w:rsidRDefault="00F27A6C" w14:paraId="724AB453" w14:textId="77777777">
      <w:pPr>
        <w:spacing w:after="0" w:line="240" w:lineRule="auto"/>
        <w:jc w:val="center"/>
        <w:rPr>
          <w:rFonts w:ascii="Arial" w:hAnsi="Arial" w:eastAsia="Times New Roman" w:cs="Arial"/>
          <w:sz w:val="20"/>
          <w:szCs w:val="20"/>
        </w:rPr>
      </w:pPr>
      <w:r w:rsidRPr="00F27A6C">
        <w:rPr>
          <w:rFonts w:ascii="Arial" w:hAnsi="Arial" w:eastAsia="Times New Roman" w:cs="Arial"/>
          <w:sz w:val="20"/>
          <w:szCs w:val="20"/>
        </w:rPr>
        <w:t>Maharishi International University – Fairfield, Iowa</w:t>
      </w:r>
    </w:p>
    <w:p w:rsidRPr="00F27A6C" w:rsidR="00F27A6C" w:rsidP="00F27A6C" w:rsidRDefault="00F27A6C" w14:paraId="36F4D661" w14:textId="77777777">
      <w:pPr>
        <w:spacing w:after="0" w:line="240" w:lineRule="auto"/>
        <w:jc w:val="center"/>
        <w:rPr>
          <w:rFonts w:ascii="Arial" w:hAnsi="Arial" w:eastAsia="Times New Roman" w:cs="Arial"/>
          <w:sz w:val="10"/>
          <w:szCs w:val="10"/>
        </w:rPr>
      </w:pPr>
    </w:p>
    <w:p w:rsidR="00F27A6C" w:rsidP="5000F081" w:rsidRDefault="00F27A6C" w14:paraId="2A7CD3D5" w14:textId="6013E58A">
      <w:pPr>
        <w:pStyle w:val="Normal"/>
        <w:spacing w:after="0" w:line="240" w:lineRule="auto"/>
        <w:jc w:val="center"/>
        <w:rPr>
          <w:rFonts w:ascii="Arial" w:hAnsi="Arial" w:eastAsia="Times New Roman" w:cs="Arial"/>
          <w:i w:val="1"/>
          <w:iCs w:val="1"/>
          <w:sz w:val="19"/>
          <w:szCs w:val="19"/>
        </w:rPr>
      </w:pPr>
      <w:r w:rsidRPr="5000F081" w:rsidR="00F27A6C">
        <w:rPr>
          <w:rFonts w:ascii="Arial" w:hAnsi="Arial" w:eastAsia="Times New Roman" w:cs="Arial"/>
          <w:b w:val="1"/>
          <w:bCs w:val="1"/>
          <w:i w:val="1"/>
          <w:iCs w:val="1"/>
          <w:sz w:val="19"/>
          <w:szCs w:val="19"/>
        </w:rPr>
        <w:t xml:space="preserve">Key Courses: </w:t>
      </w:r>
      <w:r w:rsidRPr="5000F081" w:rsidR="5000F081">
        <w:rPr>
          <w:rFonts w:ascii="Open Sans" w:hAnsi="Open Sans" w:eastAsia="Open Sans" w:cs="Open Sans"/>
          <w:b w:val="0"/>
          <w:bCs w:val="0"/>
          <w:i w:val="0"/>
          <w:iCs w:val="0"/>
          <w:caps w:val="0"/>
          <w:smallCaps w:val="0"/>
          <w:noProof w:val="0"/>
          <w:color w:val="212121"/>
          <w:sz w:val="21"/>
          <w:szCs w:val="21"/>
          <w:lang w:val="en-US"/>
        </w:rPr>
        <w:t>Fundamental Programming Practices, Modern Programming Practices, Web Application Programming, Modern Web Applications, Algorithm, Advanced Software Development</w:t>
      </w:r>
    </w:p>
    <w:p w:rsidR="00F27A6C" w:rsidP="000765D0" w:rsidRDefault="00F27A6C" w14:paraId="49349BC1" w14:textId="1C6A0639">
      <w:pPr>
        <w:spacing w:after="0" w:line="240" w:lineRule="auto"/>
        <w:jc w:val="center"/>
        <w:rPr>
          <w:rFonts w:ascii="Arial" w:hAnsi="Arial" w:cs="Arial"/>
          <w:sz w:val="20"/>
          <w:szCs w:val="20"/>
        </w:rPr>
      </w:pPr>
    </w:p>
    <w:p w:rsidRPr="000765D0" w:rsidR="000765D0" w:rsidP="000765D0" w:rsidRDefault="000765D0" w14:paraId="1F35E63A" w14:textId="77777777">
      <w:pPr>
        <w:spacing w:after="0" w:line="240" w:lineRule="auto"/>
        <w:jc w:val="center"/>
        <w:rPr>
          <w:rFonts w:ascii="Arial" w:hAnsi="Arial" w:cs="Arial"/>
          <w:b/>
          <w:bCs/>
          <w:sz w:val="20"/>
          <w:szCs w:val="20"/>
        </w:rPr>
      </w:pPr>
      <w:r w:rsidRPr="000765D0">
        <w:rPr>
          <w:rFonts w:ascii="Arial" w:hAnsi="Arial" w:cs="Arial"/>
          <w:b/>
          <w:bCs/>
          <w:sz w:val="20"/>
          <w:szCs w:val="20"/>
        </w:rPr>
        <w:t>Bachelor of Science in</w:t>
      </w:r>
      <w:r w:rsidRPr="000765D0" w:rsidR="003D6C31">
        <w:rPr>
          <w:rFonts w:ascii="Arial" w:hAnsi="Arial" w:cs="Arial"/>
          <w:b/>
          <w:bCs/>
          <w:sz w:val="20"/>
          <w:szCs w:val="20"/>
        </w:rPr>
        <w:t xml:space="preserve"> Computer Science</w:t>
      </w:r>
    </w:p>
    <w:p w:rsidRPr="003D6C31" w:rsidR="003D6C31" w:rsidP="000765D0" w:rsidRDefault="003D6C31" w14:paraId="5DAA167A" w14:textId="038EFABD">
      <w:pPr>
        <w:spacing w:after="0" w:line="240" w:lineRule="auto"/>
        <w:jc w:val="center"/>
        <w:rPr>
          <w:rFonts w:ascii="Arial" w:hAnsi="Arial" w:cs="Arial"/>
          <w:sz w:val="20"/>
          <w:szCs w:val="20"/>
        </w:rPr>
      </w:pPr>
      <w:r w:rsidRPr="003D6C31">
        <w:rPr>
          <w:rFonts w:ascii="Arial" w:hAnsi="Arial" w:cs="Arial"/>
          <w:sz w:val="20"/>
          <w:szCs w:val="20"/>
        </w:rPr>
        <w:t>University of Nouakchott Al-Asriya, Nouakchott, Mauritania</w:t>
      </w:r>
    </w:p>
    <w:sectPr w:rsidRPr="003D6C31" w:rsidR="003D6C31" w:rsidSect="001A60D6">
      <w:pgSz w:w="12240" w:h="15840" w:orient="portrait"/>
      <w:pgMar w:top="810" w:right="1008" w:bottom="1008" w:left="1008" w:header="720" w:footer="720" w:gutter="0"/>
      <w:pgBorders w:offsetFrom="page">
        <w:top w:val="single" w:color="auto" w:sz="4" w:space="24"/>
        <w:left w:val="single" w:color="auto" w:sz="4" w:space="24"/>
        <w:bottom w:val="single" w:color="auto" w:sz="4" w:space="24"/>
        <w:right w:val="single" w:color="auto" w:sz="4" w:space="24"/>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intelligence2.xml><?xml version="1.0" encoding="utf-8"?>
<int2:intelligence xmlns:int2="http://schemas.microsoft.com/office/intelligence/2020/intelligence">
  <int2:observations>
    <int2:bookmark int2:bookmarkName="_Int_uYzeGP4m" int2:invalidationBookmarkName="" int2:hashCode="YuG+KOUoLgN0G+" int2:id="Jg6eODIP">
      <int2:state int2:type="AugLoop_Text_Critique" int2:value="Rejected"/>
    </int2:bookmark>
    <int2:bookmark int2:bookmarkName="_Int_re4EMyJf" int2:invalidationBookmarkName="" int2:hashCode="GU4T2nIKHwJWhe" int2:id="ibWbXsIV">
      <int2:state int2:type="AugLoop_Acronyms_AcronymsCritique" int2:value="Rejected"/>
    </int2:bookmark>
    <int2:bookmark int2:bookmarkName="_Int_LiKNfyYg" int2:invalidationBookmarkName="" int2:hashCode="E9mLIlicBwB9FT" int2:id="TSiLBv3T">
      <int2:state int2:type="LegacyProofing" int2:value="Rejected"/>
    </int2:bookmark>
    <int2:bookmark int2:bookmarkName="_Int_ikwIkkOR" int2:invalidationBookmarkName="" int2:hashCode="ufF+jAWgubVOSR" int2:id="OrURPEn4">
      <int2:state int2:type="LegacyProofing" int2:value="Rejected"/>
    </int2:bookmark>
    <int2:bookmark int2:bookmarkName="_Int_EfzYN8VB" int2:invalidationBookmarkName="" int2:hashCode="3gszEhviZQfjQz" int2:id="Xt000E4V">
      <int2:state int2:type="LegacyProofing" int2:value="Rejected"/>
    </int2:bookmark>
    <int2:bookmark int2:bookmarkName="_Int_pltAP0ao" int2:invalidationBookmarkName="" int2:hashCode="I9ptbtsorMQyXu" int2:id="Cpvlnyeo">
      <int2:state int2:type="AugLoop_Text_Critique" int2:value="Rejected"/>
      <int2:state int2:type="LegacyProofing"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9">
    <w:nsid w:val="70b85d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ff23c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69793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b0ae0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aac4a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020b2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9ff1a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52B4353"/>
    <w:multiLevelType w:val="hybridMultilevel"/>
    <w:tmpl w:val="F30A52C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327E5260"/>
    <w:multiLevelType w:val="hybridMultilevel"/>
    <w:tmpl w:val="F55463D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4A0A20FD"/>
    <w:multiLevelType w:val="hybridMultilevel"/>
    <w:tmpl w:val="6F3240B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1" w16cid:durableId="926157464">
    <w:abstractNumId w:val="0"/>
  </w:num>
  <w:num w:numId="2" w16cid:durableId="1734884263">
    <w:abstractNumId w:val="1"/>
  </w:num>
  <w:num w:numId="3" w16cid:durableId="1970938867">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omesh Rao Pullapantula">
    <w15:presenceInfo w15:providerId="AD" w15:userId="S::srao@miu.edu::15ae641e-6021-4cc3-aed1-a1a48046c29e"/>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9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A6C"/>
    <w:rsid w:val="000651DA"/>
    <w:rsid w:val="000765D0"/>
    <w:rsid w:val="0008142D"/>
    <w:rsid w:val="00084799"/>
    <w:rsid w:val="001A60D6"/>
    <w:rsid w:val="0020FD22"/>
    <w:rsid w:val="00220D6F"/>
    <w:rsid w:val="003D6C31"/>
    <w:rsid w:val="00496082"/>
    <w:rsid w:val="004D7D1D"/>
    <w:rsid w:val="005C5F60"/>
    <w:rsid w:val="00626AD3"/>
    <w:rsid w:val="00690F0D"/>
    <w:rsid w:val="00715F52"/>
    <w:rsid w:val="00837C7F"/>
    <w:rsid w:val="008A09D3"/>
    <w:rsid w:val="008C4B99"/>
    <w:rsid w:val="008E7374"/>
    <w:rsid w:val="0090729D"/>
    <w:rsid w:val="00917FAE"/>
    <w:rsid w:val="009E6AEC"/>
    <w:rsid w:val="00A53B8D"/>
    <w:rsid w:val="00BA7DC9"/>
    <w:rsid w:val="00D32485"/>
    <w:rsid w:val="00DC19F3"/>
    <w:rsid w:val="00E839D5"/>
    <w:rsid w:val="00F27A6C"/>
    <w:rsid w:val="00F32D39"/>
    <w:rsid w:val="00F7421F"/>
    <w:rsid w:val="00F93528"/>
    <w:rsid w:val="01D5DEF0"/>
    <w:rsid w:val="01F8133F"/>
    <w:rsid w:val="01FE8183"/>
    <w:rsid w:val="02185BF5"/>
    <w:rsid w:val="02A020AD"/>
    <w:rsid w:val="02D732BF"/>
    <w:rsid w:val="03C52254"/>
    <w:rsid w:val="03CB95E5"/>
    <w:rsid w:val="0535358F"/>
    <w:rsid w:val="06FFF8FB"/>
    <w:rsid w:val="083A204C"/>
    <w:rsid w:val="08BC5E54"/>
    <w:rsid w:val="0AFC69A5"/>
    <w:rsid w:val="0B53F0E3"/>
    <w:rsid w:val="0CC7130C"/>
    <w:rsid w:val="0D6724C8"/>
    <w:rsid w:val="0D6C1701"/>
    <w:rsid w:val="0E3CFE45"/>
    <w:rsid w:val="0EDF2F97"/>
    <w:rsid w:val="0EF1EC28"/>
    <w:rsid w:val="0F0E897E"/>
    <w:rsid w:val="107445B0"/>
    <w:rsid w:val="10A3B7C3"/>
    <w:rsid w:val="1377424E"/>
    <w:rsid w:val="13B1F4F0"/>
    <w:rsid w:val="13C24E6B"/>
    <w:rsid w:val="14726AC6"/>
    <w:rsid w:val="15A8D001"/>
    <w:rsid w:val="1712F947"/>
    <w:rsid w:val="188AE7A1"/>
    <w:rsid w:val="18E9BF7C"/>
    <w:rsid w:val="19DDD8B2"/>
    <w:rsid w:val="1A0AB3FD"/>
    <w:rsid w:val="1C84480F"/>
    <w:rsid w:val="1C940E4F"/>
    <w:rsid w:val="1D47E605"/>
    <w:rsid w:val="1EF4A797"/>
    <w:rsid w:val="2044FC32"/>
    <w:rsid w:val="209077F8"/>
    <w:rsid w:val="20A1EC8E"/>
    <w:rsid w:val="219754C7"/>
    <w:rsid w:val="23165698"/>
    <w:rsid w:val="2355F178"/>
    <w:rsid w:val="23AEF05D"/>
    <w:rsid w:val="23DD5F4E"/>
    <w:rsid w:val="241637DB"/>
    <w:rsid w:val="25C2B87C"/>
    <w:rsid w:val="265AB207"/>
    <w:rsid w:val="2660A334"/>
    <w:rsid w:val="2783ABDD"/>
    <w:rsid w:val="2896CB45"/>
    <w:rsid w:val="2A4FABAB"/>
    <w:rsid w:val="2AC3AF46"/>
    <w:rsid w:val="2BD01195"/>
    <w:rsid w:val="2CD728CA"/>
    <w:rsid w:val="2D841E3A"/>
    <w:rsid w:val="2E59D0CE"/>
    <w:rsid w:val="301995B6"/>
    <w:rsid w:val="30B6420F"/>
    <w:rsid w:val="31032C29"/>
    <w:rsid w:val="33513678"/>
    <w:rsid w:val="35D5FDA2"/>
    <w:rsid w:val="363B7F1E"/>
    <w:rsid w:val="36661C11"/>
    <w:rsid w:val="37E952E7"/>
    <w:rsid w:val="391A20FB"/>
    <w:rsid w:val="393F457F"/>
    <w:rsid w:val="3A7B9FD9"/>
    <w:rsid w:val="3B436E7F"/>
    <w:rsid w:val="3CD6B3ED"/>
    <w:rsid w:val="3D31D576"/>
    <w:rsid w:val="3DEC2DD8"/>
    <w:rsid w:val="3E6824B3"/>
    <w:rsid w:val="3E7B059C"/>
    <w:rsid w:val="3EB43E6C"/>
    <w:rsid w:val="3FE26164"/>
    <w:rsid w:val="4013B27F"/>
    <w:rsid w:val="4055B0EC"/>
    <w:rsid w:val="419963FC"/>
    <w:rsid w:val="41B741F0"/>
    <w:rsid w:val="421B4C83"/>
    <w:rsid w:val="42A62477"/>
    <w:rsid w:val="42EF767E"/>
    <w:rsid w:val="436F99EF"/>
    <w:rsid w:val="43B71CE4"/>
    <w:rsid w:val="43DB4BEB"/>
    <w:rsid w:val="441B3332"/>
    <w:rsid w:val="447A524D"/>
    <w:rsid w:val="44B00C4F"/>
    <w:rsid w:val="452C2064"/>
    <w:rsid w:val="45D32CD9"/>
    <w:rsid w:val="4604A02A"/>
    <w:rsid w:val="4651A2E8"/>
    <w:rsid w:val="46C5F07D"/>
    <w:rsid w:val="474AE769"/>
    <w:rsid w:val="474CD84B"/>
    <w:rsid w:val="478CD916"/>
    <w:rsid w:val="47A5E11C"/>
    <w:rsid w:val="47D10A6D"/>
    <w:rsid w:val="4879278F"/>
    <w:rsid w:val="48799C36"/>
    <w:rsid w:val="48883757"/>
    <w:rsid w:val="48896276"/>
    <w:rsid w:val="488A8E07"/>
    <w:rsid w:val="48E6B7CA"/>
    <w:rsid w:val="4A14B1CF"/>
    <w:rsid w:val="4BC383AE"/>
    <w:rsid w:val="4C8041E3"/>
    <w:rsid w:val="4D01D11E"/>
    <w:rsid w:val="4DE8D71E"/>
    <w:rsid w:val="4E3FF861"/>
    <w:rsid w:val="4E64A253"/>
    <w:rsid w:val="4E8E05E8"/>
    <w:rsid w:val="4EC18F2F"/>
    <w:rsid w:val="4EEFF8DA"/>
    <w:rsid w:val="4F3AA05F"/>
    <w:rsid w:val="5000F081"/>
    <w:rsid w:val="51966837"/>
    <w:rsid w:val="5206E178"/>
    <w:rsid w:val="524CBBD6"/>
    <w:rsid w:val="5345818F"/>
    <w:rsid w:val="538C16AD"/>
    <w:rsid w:val="543F351F"/>
    <w:rsid w:val="54BFA2DB"/>
    <w:rsid w:val="55CAF947"/>
    <w:rsid w:val="566FB438"/>
    <w:rsid w:val="57BE81DB"/>
    <w:rsid w:val="584997DE"/>
    <w:rsid w:val="58BC8DBF"/>
    <w:rsid w:val="5A2CFF4C"/>
    <w:rsid w:val="5A446FB8"/>
    <w:rsid w:val="5AAE76A3"/>
    <w:rsid w:val="5AFFCD7B"/>
    <w:rsid w:val="5BDADC72"/>
    <w:rsid w:val="5BE04019"/>
    <w:rsid w:val="5C046F20"/>
    <w:rsid w:val="5CDEF5BC"/>
    <w:rsid w:val="5DE026C8"/>
    <w:rsid w:val="5DE2F3E7"/>
    <w:rsid w:val="5E2DC35F"/>
    <w:rsid w:val="5EEBD2CB"/>
    <w:rsid w:val="5F17E0DB"/>
    <w:rsid w:val="5F899072"/>
    <w:rsid w:val="625A8847"/>
    <w:rsid w:val="63ED286D"/>
    <w:rsid w:val="6452356B"/>
    <w:rsid w:val="64EC3525"/>
    <w:rsid w:val="65D21050"/>
    <w:rsid w:val="65D5F108"/>
    <w:rsid w:val="6670F400"/>
    <w:rsid w:val="67DE73A4"/>
    <w:rsid w:val="6810EB59"/>
    <w:rsid w:val="6821BC5D"/>
    <w:rsid w:val="69283644"/>
    <w:rsid w:val="69D3D76A"/>
    <w:rsid w:val="6A1C4825"/>
    <w:rsid w:val="6A3004AD"/>
    <w:rsid w:val="6A4C291B"/>
    <w:rsid w:val="6ACC87F3"/>
    <w:rsid w:val="6CBC63B9"/>
    <w:rsid w:val="6D8625E5"/>
    <w:rsid w:val="6E802CDD"/>
    <w:rsid w:val="6EC50781"/>
    <w:rsid w:val="6ECBB73D"/>
    <w:rsid w:val="7118C974"/>
    <w:rsid w:val="713BC977"/>
    <w:rsid w:val="722F4790"/>
    <w:rsid w:val="72789997"/>
    <w:rsid w:val="72789997"/>
    <w:rsid w:val="72D799D8"/>
    <w:rsid w:val="73D69876"/>
    <w:rsid w:val="74506A36"/>
    <w:rsid w:val="7462B3D6"/>
    <w:rsid w:val="74C2EE1F"/>
    <w:rsid w:val="753D8B82"/>
    <w:rsid w:val="754026AC"/>
    <w:rsid w:val="75B03A59"/>
    <w:rsid w:val="775D6E05"/>
    <w:rsid w:val="789E8914"/>
    <w:rsid w:val="78C9ED61"/>
    <w:rsid w:val="7A213118"/>
    <w:rsid w:val="7CD8E393"/>
    <w:rsid w:val="7D29897C"/>
    <w:rsid w:val="7E5863CF"/>
    <w:rsid w:val="7E8DF94E"/>
    <w:rsid w:val="7F9703E6"/>
    <w:rsid w:val="7FCB78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C9EEB"/>
  <w15:chartTrackingRefBased/>
  <w15:docId w15:val="{B5DB8209-063E-4DA3-813A-91391905416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unhideWhenUsed/>
    <w:rsid w:val="00D32485"/>
    <w:rPr>
      <w:color w:val="0563C1" w:themeColor="hyperlink"/>
      <w:u w:val="single"/>
    </w:rPr>
  </w:style>
  <w:style w:type="character" w:styleId="UnresolvedMention">
    <w:name w:val="Unresolved Mention"/>
    <w:basedOn w:val="DefaultParagraphFont"/>
    <w:uiPriority w:val="99"/>
    <w:semiHidden/>
    <w:unhideWhenUsed/>
    <w:rsid w:val="00D32485"/>
    <w:rPr>
      <w:color w:val="605E5C"/>
      <w:shd w:val="clear" w:color="auto" w:fill="E1DFDD"/>
    </w:rPr>
  </w:style>
  <w:style w:type="paragraph" w:styleId="ListParagraph">
    <w:name w:val="List Paragraph"/>
    <w:basedOn w:val="Normal"/>
    <w:uiPriority w:val="34"/>
    <w:qFormat/>
    <w:rsid w:val="00DC19F3"/>
    <w:pPr>
      <w:ind w:left="720"/>
      <w:contextualSpacing/>
    </w:pPr>
  </w:style>
  <w:style w:type="paragraph" w:styleId="Revision">
    <w:name w:val="Revision"/>
    <w:hidden/>
    <w:uiPriority w:val="99"/>
    <w:semiHidden/>
    <w:rsid w:val="0049608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ettings" Target="settings.xml" Id="rId3" /><Relationship Type="http://schemas.microsoft.com/office/2011/relationships/people" Target="people.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webSettings" Target="webSettings.xml" Id="rId4" /><Relationship Type="http://schemas.openxmlformats.org/officeDocument/2006/relationships/hyperlink" Target="mailto:mlsoueilem@gmail.com" TargetMode="External" Id="Rcf95b138435148c5" /><Relationship Type="http://schemas.openxmlformats.org/officeDocument/2006/relationships/hyperlink" Target="https://www.linkedin.com/in/soueilem/" TargetMode="External" Id="R9f1a65d4d3c84988" /><Relationship Type="http://schemas.microsoft.com/office/2020/10/relationships/intelligence" Target="intelligence2.xml" Id="R4202b850e30c4fa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Erika Ortega</dc:creator>
  <keywords/>
  <dc:description/>
  <lastModifiedBy>Mohamed Lemine Soueilem</lastModifiedBy>
  <revision>26</revision>
  <dcterms:created xsi:type="dcterms:W3CDTF">2022-06-02T16:50:00.0000000Z</dcterms:created>
  <dcterms:modified xsi:type="dcterms:W3CDTF">2024-06-26T03:38:42.7074628Z</dcterms:modified>
</coreProperties>
</file>